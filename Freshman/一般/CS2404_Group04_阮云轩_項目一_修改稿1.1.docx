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3D5AE5" w14:textId="5D0F5618" w:rsidR="00DA6E97" w:rsidRPr="00804C96" w:rsidRDefault="0072304B" w:rsidP="15D7237D">
      <w:pPr>
        <w:jc w:val="center"/>
        <w:rPr>
          <w:rFonts w:ascii="Microsoft Tai Le" w:eastAsia="新細明體" w:hAnsi="Microsoft Tai Le" w:cs="Microsoft Tai Le"/>
          <w:b/>
          <w:bCs/>
          <w:sz w:val="52"/>
          <w:szCs w:val="52"/>
          <w:lang w:eastAsia="zh-TW"/>
        </w:rPr>
      </w:pPr>
      <w:r>
        <w:rPr>
          <w:rFonts w:ascii="Microsoft Tai Le" w:eastAsia="新細明體" w:hAnsi="Microsoft Tai Le" w:cs="Microsoft Tai Le"/>
          <w:b/>
          <w:bCs/>
          <w:sz w:val="52"/>
          <w:szCs w:val="52"/>
          <w:lang w:eastAsia="zh-TW"/>
        </w:rPr>
        <w:tab/>
      </w:r>
    </w:p>
    <w:p w14:paraId="7E749C81" w14:textId="77777777" w:rsidR="00DA6E97" w:rsidRPr="00804C96" w:rsidRDefault="00DA6E97" w:rsidP="15D7237D">
      <w:pPr>
        <w:jc w:val="center"/>
        <w:rPr>
          <w:rFonts w:ascii="Microsoft Tai Le" w:eastAsia="新細明體" w:hAnsi="Microsoft Tai Le" w:cs="Microsoft Tai Le"/>
          <w:b/>
          <w:bCs/>
          <w:sz w:val="52"/>
          <w:szCs w:val="52"/>
          <w:lang w:eastAsia="zh-TW"/>
        </w:rPr>
      </w:pPr>
    </w:p>
    <w:p w14:paraId="092943DA" w14:textId="77777777" w:rsidR="00DA6E97" w:rsidRPr="00804C96" w:rsidRDefault="00DA6E97" w:rsidP="15D7237D">
      <w:pPr>
        <w:jc w:val="center"/>
        <w:rPr>
          <w:rFonts w:ascii="Microsoft Tai Le" w:eastAsia="新細明體" w:hAnsi="Microsoft Tai Le" w:cs="Microsoft Tai Le"/>
          <w:b/>
          <w:bCs/>
          <w:sz w:val="52"/>
          <w:szCs w:val="52"/>
          <w:lang w:eastAsia="zh-TW"/>
        </w:rPr>
      </w:pPr>
    </w:p>
    <w:p w14:paraId="5C277102" w14:textId="77777777" w:rsidR="00DA6E97" w:rsidRPr="00804C96" w:rsidRDefault="00DA6E97" w:rsidP="15D7237D">
      <w:pPr>
        <w:jc w:val="center"/>
        <w:rPr>
          <w:rFonts w:ascii="Microsoft Tai Le" w:eastAsia="新細明體" w:hAnsi="Microsoft Tai Le" w:cs="Microsoft Tai Le"/>
          <w:b/>
          <w:bCs/>
          <w:sz w:val="52"/>
          <w:szCs w:val="52"/>
          <w:lang w:eastAsia="zh-TW"/>
        </w:rPr>
      </w:pPr>
    </w:p>
    <w:p w14:paraId="11E2BE85" w14:textId="77777777" w:rsidR="00DA6E97" w:rsidRPr="00804C96" w:rsidRDefault="00DA6E97" w:rsidP="00DA6E97">
      <w:pPr>
        <w:rPr>
          <w:rFonts w:ascii="Microsoft Tai Le" w:eastAsia="新細明體" w:hAnsi="Microsoft Tai Le" w:cs="Microsoft Tai Le"/>
          <w:b/>
          <w:bCs/>
          <w:sz w:val="52"/>
          <w:szCs w:val="52"/>
          <w:lang w:eastAsia="zh-TW"/>
        </w:rPr>
      </w:pPr>
    </w:p>
    <w:p w14:paraId="3E049E75" w14:textId="1B7BF91A" w:rsidR="00DA6E97" w:rsidRPr="00CA0A1F" w:rsidRDefault="00BD314E" w:rsidP="00CA0A1F">
      <w:pPr>
        <w:jc w:val="center"/>
        <w:rPr>
          <w:rFonts w:ascii="Microsoft Tai Le" w:eastAsia="新細明體" w:hAnsi="Microsoft Tai Le" w:cs="Microsoft Tai Le"/>
          <w:b/>
          <w:bCs/>
          <w:sz w:val="72"/>
          <w:szCs w:val="72"/>
          <w:lang w:eastAsia="zh-TW"/>
        </w:rPr>
      </w:pPr>
      <w:r w:rsidRPr="00CA0A1F">
        <w:rPr>
          <w:rFonts w:ascii="Microsoft Tai Le" w:eastAsia="新細明體" w:hAnsi="Microsoft Tai Le" w:cs="Microsoft Tai Le" w:hint="eastAsia"/>
          <w:b/>
          <w:bCs/>
          <w:sz w:val="72"/>
          <w:szCs w:val="72"/>
          <w:lang w:eastAsia="zh-TW"/>
        </w:rPr>
        <w:t xml:space="preserve">Research </w:t>
      </w:r>
      <w:r w:rsidR="00A65F7D" w:rsidRPr="00CA0A1F">
        <w:rPr>
          <w:rFonts w:ascii="Microsoft Tai Le" w:eastAsia="新細明體" w:hAnsi="Microsoft Tai Le" w:cs="Microsoft Tai Le" w:hint="eastAsia"/>
          <w:b/>
          <w:bCs/>
          <w:sz w:val="72"/>
          <w:szCs w:val="72"/>
          <w:lang w:eastAsia="zh-TW"/>
        </w:rPr>
        <w:t>of Computer</w:t>
      </w:r>
      <w:r w:rsidR="00A87D9B">
        <w:rPr>
          <w:rFonts w:ascii="Microsoft Tai Le" w:eastAsia="新細明體" w:hAnsi="Microsoft Tai Le" w:cs="Microsoft Tai Le" w:hint="eastAsia"/>
          <w:b/>
          <w:bCs/>
          <w:sz w:val="72"/>
          <w:szCs w:val="72"/>
          <w:lang w:eastAsia="zh-TW"/>
        </w:rPr>
        <w:t xml:space="preserve"> </w:t>
      </w:r>
      <w:r w:rsidR="00A65F7D" w:rsidRPr="00CA0A1F">
        <w:rPr>
          <w:rFonts w:ascii="Microsoft Tai Le" w:eastAsia="新細明體" w:hAnsi="Microsoft Tai Le" w:cs="Microsoft Tai Le" w:hint="eastAsia"/>
          <w:b/>
          <w:bCs/>
          <w:sz w:val="72"/>
          <w:szCs w:val="72"/>
          <w:lang w:eastAsia="zh-TW"/>
        </w:rPr>
        <w:t>Science</w:t>
      </w:r>
    </w:p>
    <w:p w14:paraId="5F4ADB54" w14:textId="77777777" w:rsidR="00CA0A1F" w:rsidRDefault="00CA0A1F" w:rsidP="007E79DB">
      <w:pPr>
        <w:ind w:right="1120"/>
        <w:rPr>
          <w:rFonts w:ascii="Microsoft Tai Le" w:eastAsia="新細明體" w:hAnsi="Microsoft Tai Le" w:cs="Microsoft Tai Le"/>
          <w:sz w:val="28"/>
          <w:szCs w:val="28"/>
          <w:lang w:eastAsia="zh-TW"/>
        </w:rPr>
      </w:pPr>
    </w:p>
    <w:p w14:paraId="677B3EC6" w14:textId="77777777" w:rsidR="004338A2" w:rsidRDefault="004338A2" w:rsidP="007E79DB">
      <w:pPr>
        <w:ind w:right="1120"/>
        <w:rPr>
          <w:rFonts w:ascii="Microsoft Tai Le" w:eastAsia="新細明體" w:hAnsi="Microsoft Tai Le" w:cs="Microsoft Tai Le"/>
          <w:sz w:val="28"/>
          <w:szCs w:val="28"/>
          <w:lang w:eastAsia="zh-TW"/>
        </w:rPr>
      </w:pPr>
    </w:p>
    <w:p w14:paraId="14E4F0D9" w14:textId="77777777" w:rsidR="004338A2" w:rsidRPr="00CE10E3" w:rsidRDefault="004338A2" w:rsidP="007E79DB">
      <w:pPr>
        <w:ind w:right="1120"/>
        <w:rPr>
          <w:rFonts w:ascii="Microsoft Tai Le" w:eastAsia="新細明體" w:hAnsi="Microsoft Tai Le" w:cs="Microsoft Tai Le"/>
          <w:sz w:val="28"/>
          <w:szCs w:val="28"/>
          <w:lang w:eastAsia="zh-TW"/>
        </w:rPr>
      </w:pPr>
    </w:p>
    <w:p w14:paraId="71CCBE25" w14:textId="00BC9FCB" w:rsidR="00B55CFC" w:rsidRDefault="00B55CFC" w:rsidP="15D7237D">
      <w:pPr>
        <w:jc w:val="right"/>
        <w:rPr>
          <w:rFonts w:ascii="Microsoft Tai Le" w:eastAsia="新細明體" w:hAnsi="Microsoft Tai Le" w:cs="Microsoft Tai Le"/>
          <w:sz w:val="28"/>
          <w:szCs w:val="28"/>
          <w:lang w:eastAsia="zh-TW"/>
        </w:rPr>
      </w:pPr>
      <w:r w:rsidRPr="00B55CFC">
        <w:rPr>
          <w:rFonts w:ascii="Microsoft Tai Le" w:eastAsia="SimSun" w:hAnsi="Microsoft Tai Le" w:cs="Microsoft Tai Le"/>
          <w:sz w:val="28"/>
          <w:szCs w:val="28"/>
        </w:rPr>
        <w:t>Group</w:t>
      </w:r>
      <w:r>
        <w:rPr>
          <w:rFonts w:ascii="Microsoft Tai Le" w:eastAsia="新細明體" w:hAnsi="Microsoft Tai Le" w:cs="Microsoft Tai Le" w:hint="eastAsia"/>
          <w:sz w:val="28"/>
          <w:szCs w:val="28"/>
          <w:lang w:eastAsia="zh-TW"/>
        </w:rPr>
        <w:t>_</w:t>
      </w:r>
      <w:r w:rsidRPr="00B55CFC">
        <w:rPr>
          <w:rFonts w:ascii="Microsoft Tai Le" w:eastAsia="SimSun" w:hAnsi="Microsoft Tai Le" w:cs="Microsoft Tai Le"/>
          <w:sz w:val="28"/>
          <w:szCs w:val="28"/>
        </w:rPr>
        <w:t>4</w:t>
      </w:r>
    </w:p>
    <w:p w14:paraId="50F5341A" w14:textId="4F63D18E" w:rsidR="3BA1446F" w:rsidRPr="002B6FF9" w:rsidRDefault="00CA0A1F" w:rsidP="15D7237D">
      <w:pPr>
        <w:jc w:val="right"/>
        <w:rPr>
          <w:rFonts w:ascii="Microsoft Tai Le" w:eastAsia="新細明體" w:hAnsi="Microsoft Tai Le" w:cs="Microsoft Tai Le"/>
          <w:sz w:val="28"/>
          <w:szCs w:val="28"/>
          <w:lang w:eastAsia="zh-TW"/>
        </w:rPr>
      </w:pPr>
      <w:r w:rsidRPr="00804C96">
        <w:rPr>
          <w:rFonts w:ascii="Microsoft Tai Le" w:eastAsia="SimSun" w:hAnsi="Microsoft Tai Le" w:cs="Microsoft Tai Le"/>
          <w:sz w:val="28"/>
          <w:szCs w:val="28"/>
        </w:rPr>
        <w:t xml:space="preserve">Group </w:t>
      </w:r>
      <w:r>
        <w:rPr>
          <w:rFonts w:ascii="Microsoft Tai Le" w:eastAsia="新細明體" w:hAnsi="Microsoft Tai Le" w:cs="Microsoft Tai Le"/>
          <w:sz w:val="28"/>
          <w:szCs w:val="28"/>
          <w:lang w:eastAsia="zh-TW"/>
        </w:rPr>
        <w:t>member</w:t>
      </w:r>
    </w:p>
    <w:p w14:paraId="5849C9D5" w14:textId="592F9F31" w:rsidR="782553E8" w:rsidRPr="00F857CC" w:rsidRDefault="00F857CC" w:rsidP="00DA6E97">
      <w:pPr>
        <w:pStyle w:val="af"/>
        <w:jc w:val="right"/>
        <w:rPr>
          <w:rFonts w:ascii="Microsoft Tai Le" w:eastAsia="新細明體" w:hAnsi="Microsoft Tai Le" w:cs="Microsoft Tai Le"/>
          <w:lang w:eastAsia="zh-TW"/>
        </w:rPr>
      </w:pPr>
      <w:r w:rsidRPr="00804C96">
        <w:rPr>
          <w:rFonts w:ascii="Microsoft Tai Le" w:hAnsi="Microsoft Tai Le" w:cs="Microsoft Tai Le"/>
          <w:lang w:eastAsia="zh-TW"/>
        </w:rPr>
        <w:t>项威</w:t>
      </w:r>
      <w:r w:rsidRPr="00804C96">
        <w:rPr>
          <w:rFonts w:ascii="Microsoft Tai Le" w:hAnsi="Microsoft Tai Le" w:cs="Microsoft Tai Le"/>
          <w:lang w:eastAsia="zh-TW"/>
        </w:rPr>
        <w:t>_U202414641</w:t>
      </w:r>
      <w:r>
        <w:rPr>
          <w:rFonts w:ascii="Microsoft Tai Le" w:eastAsia="新細明體" w:hAnsi="Microsoft Tai Le" w:cs="Microsoft Tai Le" w:hint="eastAsia"/>
          <w:lang w:eastAsia="zh-TW"/>
        </w:rPr>
        <w:t>_1</w:t>
      </w:r>
      <w:r>
        <w:rPr>
          <w:rFonts w:ascii="Microsoft Tai Le" w:eastAsia="新細明體" w:hAnsi="Microsoft Tai Le" w:cs="Microsoft Tai Le"/>
          <w:lang w:eastAsia="zh-TW"/>
        </w:rPr>
        <w:br/>
      </w:r>
      <w:r w:rsidR="00DA6E97" w:rsidRPr="00804C96">
        <w:rPr>
          <w:rFonts w:ascii="Microsoft Tai Le" w:hAnsi="Microsoft Tai Le" w:cs="Microsoft Tai Le"/>
          <w:lang w:eastAsia="zh-TW"/>
        </w:rPr>
        <w:t>吴林洋</w:t>
      </w:r>
      <w:r w:rsidR="00DA6E97" w:rsidRPr="00804C96">
        <w:rPr>
          <w:rFonts w:ascii="Microsoft Tai Le" w:hAnsi="Microsoft Tai Le" w:cs="Microsoft Tai Le"/>
          <w:lang w:eastAsia="zh-TW"/>
        </w:rPr>
        <w:t>_U202414639</w:t>
      </w:r>
      <w:r>
        <w:rPr>
          <w:rFonts w:ascii="Microsoft Tai Le" w:eastAsia="新細明體" w:hAnsi="Microsoft Tai Le" w:cs="Microsoft Tai Le" w:hint="eastAsia"/>
          <w:lang w:eastAsia="zh-TW"/>
        </w:rPr>
        <w:t>_2</w:t>
      </w:r>
    </w:p>
    <w:p w14:paraId="2AA275DF" w14:textId="3052CBC7" w:rsidR="782553E8" w:rsidRPr="003F52FC" w:rsidRDefault="00DA6E97" w:rsidP="00DA6E97">
      <w:pPr>
        <w:pStyle w:val="af"/>
        <w:jc w:val="right"/>
        <w:rPr>
          <w:rFonts w:ascii="Microsoft Tai Le" w:eastAsia="新細明體" w:hAnsi="Microsoft Tai Le" w:cs="Microsoft Tai Le"/>
          <w:lang w:eastAsia="zh-TW"/>
        </w:rPr>
      </w:pPr>
      <w:r w:rsidRPr="00804C96">
        <w:rPr>
          <w:rFonts w:ascii="Microsoft Tai Le" w:hAnsi="Microsoft Tai Le" w:cs="Microsoft Tai Le"/>
          <w:lang w:eastAsia="zh-TW"/>
        </w:rPr>
        <w:t>谢嘉枫</w:t>
      </w:r>
      <w:r w:rsidRPr="00804C96">
        <w:rPr>
          <w:rFonts w:ascii="Microsoft Tai Le" w:hAnsi="Microsoft Tai Le" w:cs="Microsoft Tai Le"/>
          <w:lang w:eastAsia="zh-TW"/>
        </w:rPr>
        <w:t>_U202414642</w:t>
      </w:r>
      <w:r w:rsidR="003F52FC">
        <w:rPr>
          <w:rFonts w:ascii="Microsoft Tai Le" w:eastAsia="新細明體" w:hAnsi="Microsoft Tai Le" w:cs="Microsoft Tai Le" w:hint="eastAsia"/>
          <w:lang w:eastAsia="zh-TW"/>
        </w:rPr>
        <w:t>_3</w:t>
      </w:r>
    </w:p>
    <w:p w14:paraId="584C4AFA" w14:textId="6B136247" w:rsidR="004338A2" w:rsidRDefault="00DA6E97" w:rsidP="004F392E">
      <w:pPr>
        <w:pStyle w:val="af"/>
        <w:jc w:val="right"/>
      </w:pPr>
      <w:proofErr w:type="gramStart"/>
      <w:r w:rsidRPr="00804C96">
        <w:rPr>
          <w:rFonts w:ascii="Microsoft Tai Le" w:hAnsi="Microsoft Tai Le" w:cs="Microsoft Tai Le"/>
          <w:lang w:eastAsia="zh-TW"/>
        </w:rPr>
        <w:t>阮云</w:t>
      </w:r>
      <w:proofErr w:type="gramEnd"/>
      <w:r w:rsidRPr="00804C96">
        <w:rPr>
          <w:rFonts w:ascii="Microsoft Tai Le" w:hAnsi="Microsoft Tai Le" w:cs="Microsoft Tai Le"/>
          <w:lang w:eastAsia="zh-TW"/>
        </w:rPr>
        <w:t>轩</w:t>
      </w:r>
      <w:r w:rsidRPr="00804C96">
        <w:rPr>
          <w:rFonts w:ascii="Microsoft Tai Le" w:hAnsi="Microsoft Tai Le" w:cs="Microsoft Tai Le"/>
          <w:lang w:eastAsia="zh-TW"/>
        </w:rPr>
        <w:t>_U202490035</w:t>
      </w:r>
      <w:r w:rsidR="003F52FC">
        <w:rPr>
          <w:rFonts w:ascii="Microsoft Tai Le" w:eastAsia="新細明體" w:hAnsi="Microsoft Tai Le" w:cs="Microsoft Tai Le" w:hint="eastAsia"/>
          <w:lang w:eastAsia="zh-TW"/>
        </w:rPr>
        <w:t>_4</w:t>
      </w:r>
    </w:p>
    <w:p w14:paraId="61AE3EBE" w14:textId="77777777" w:rsidR="004338A2" w:rsidRDefault="004338A2">
      <w:r>
        <w:br w:type="page"/>
      </w:r>
    </w:p>
    <w:p w14:paraId="20DA203C" w14:textId="77777777" w:rsidR="09C355FB" w:rsidRPr="004F392E" w:rsidRDefault="09C355FB" w:rsidP="004F392E">
      <w:pPr>
        <w:pStyle w:val="af"/>
        <w:jc w:val="right"/>
        <w:rPr>
          <w:rFonts w:ascii="Microsoft Tai Le" w:eastAsia="新細明體" w:hAnsi="Microsoft Tai Le" w:cs="Microsoft Tai Le"/>
          <w:lang w:eastAsia="zh-TW"/>
        </w:rPr>
      </w:pPr>
    </w:p>
    <w:sdt>
      <w:sdtPr>
        <w:rPr>
          <w:rFonts w:asciiTheme="minorHAnsi" w:eastAsiaTheme="minorEastAsia" w:hAnsiTheme="minorHAnsi" w:cs="Times New Roman"/>
          <w:b w:val="0"/>
          <w:bCs w:val="0"/>
          <w:color w:val="auto"/>
          <w:sz w:val="22"/>
          <w:szCs w:val="22"/>
          <w:lang w:val="zh-TW" w:eastAsia="zh-TW"/>
        </w:rPr>
        <w:id w:val="938794086"/>
        <w:docPartObj>
          <w:docPartGallery w:val="Table of Contents"/>
          <w:docPartUnique/>
        </w:docPartObj>
      </w:sdtPr>
      <w:sdtContent>
        <w:p w14:paraId="44A1F4C0" w14:textId="77E77E67" w:rsidR="00186BC7" w:rsidRPr="00A17575" w:rsidRDefault="00A17575">
          <w:pPr>
            <w:pStyle w:val="TOC"/>
            <w:rPr>
              <w:rFonts w:eastAsia="新細明體"/>
              <w:sz w:val="56"/>
              <w:szCs w:val="56"/>
              <w:lang w:eastAsia="zh-TW"/>
            </w:rPr>
          </w:pPr>
          <w:r w:rsidRPr="00A17575">
            <w:rPr>
              <w:rFonts w:eastAsia="新細明體" w:hint="eastAsia"/>
              <w:sz w:val="56"/>
              <w:szCs w:val="56"/>
              <w:lang w:val="zh-TW" w:eastAsia="zh-TW"/>
            </w:rPr>
            <w:t>Content</w:t>
          </w:r>
        </w:p>
        <w:p w14:paraId="2CB90F87" w14:textId="2C637469" w:rsidR="0037721E" w:rsidRDefault="00895B7D" w:rsidP="0024328E">
          <w:pPr>
            <w:pStyle w:val="TOC1"/>
            <w:numPr>
              <w:ilvl w:val="0"/>
              <w:numId w:val="36"/>
            </w:numPr>
          </w:pPr>
          <w:hyperlink w:anchor="Subdiscipline" w:history="1">
            <w:r w:rsidR="00893201" w:rsidRPr="00895B7D">
              <w:rPr>
                <w:rStyle w:val="ae"/>
                <w:sz w:val="32"/>
                <w:szCs w:val="32"/>
              </w:rPr>
              <w:t>Sub-disciplines of Computer Science and Technology</w:t>
            </w:r>
          </w:hyperlink>
          <w:r w:rsidR="00893201" w:rsidRPr="00893201">
            <w:t>   </w:t>
          </w:r>
          <w:r w:rsidR="0037721E">
            <w:ptab w:relativeTo="margin" w:alignment="right" w:leader="dot"/>
          </w:r>
          <w:r>
            <w:rPr>
              <w:rFonts w:eastAsia="新細明體" w:hint="eastAsia"/>
            </w:rPr>
            <w:t>6</w:t>
          </w:r>
        </w:p>
        <w:p w14:paraId="52956FE7" w14:textId="7E75AF31" w:rsidR="0037721E" w:rsidRPr="00895B7D" w:rsidRDefault="00893201" w:rsidP="007D6747">
          <w:pPr>
            <w:pStyle w:val="TOC2"/>
            <w:numPr>
              <w:ilvl w:val="0"/>
              <w:numId w:val="92"/>
            </w:numPr>
            <w:rPr>
              <w:rFonts w:eastAsia="新細明體"/>
              <w:sz w:val="24"/>
              <w:szCs w:val="24"/>
            </w:rPr>
          </w:pPr>
          <w:r w:rsidRPr="00895B7D">
            <w:rPr>
              <w:sz w:val="24"/>
              <w:szCs w:val="24"/>
            </w:rPr>
            <w:t>Abstract</w:t>
          </w:r>
        </w:p>
        <w:p w14:paraId="0AF14318" w14:textId="31FB0FA1" w:rsidR="00893201" w:rsidRPr="00895B7D" w:rsidRDefault="00893201" w:rsidP="007D6747">
          <w:pPr>
            <w:pStyle w:val="TOC2"/>
            <w:numPr>
              <w:ilvl w:val="0"/>
              <w:numId w:val="92"/>
            </w:numPr>
            <w:rPr>
              <w:rFonts w:eastAsia="新細明體"/>
              <w:sz w:val="24"/>
              <w:szCs w:val="24"/>
            </w:rPr>
          </w:pPr>
          <w:r w:rsidRPr="00895B7D">
            <w:rPr>
              <w:sz w:val="24"/>
              <w:szCs w:val="24"/>
            </w:rPr>
            <w:t xml:space="preserve">The Origin and Development of </w:t>
          </w:r>
          <w:proofErr w:type="spellStart"/>
          <w:r w:rsidRPr="00895B7D">
            <w:rPr>
              <w:sz w:val="24"/>
              <w:szCs w:val="24"/>
            </w:rPr>
            <w:t>Aritificial</w:t>
          </w:r>
          <w:proofErr w:type="spellEnd"/>
          <w:r w:rsidRPr="00895B7D">
            <w:rPr>
              <w:sz w:val="24"/>
              <w:szCs w:val="24"/>
            </w:rPr>
            <w:t xml:space="preserve"> Intelligence </w:t>
          </w:r>
        </w:p>
        <w:p w14:paraId="0106C880" w14:textId="3BD93814" w:rsidR="007D6747" w:rsidRPr="007D6747" w:rsidRDefault="007D6747" w:rsidP="00895B7D">
          <w:pPr>
            <w:pStyle w:val="TOC3"/>
            <w:numPr>
              <w:ilvl w:val="1"/>
              <w:numId w:val="93"/>
            </w:numPr>
          </w:pPr>
          <w:r w:rsidRPr="007D6747">
            <w:t xml:space="preserve">The Origin of </w:t>
          </w:r>
          <w:proofErr w:type="spellStart"/>
          <w:r w:rsidRPr="007D6747">
            <w:t>Aritificial</w:t>
          </w:r>
          <w:proofErr w:type="spellEnd"/>
          <w:r w:rsidRPr="007D6747">
            <w:t xml:space="preserve"> Intelligence </w:t>
          </w:r>
        </w:p>
        <w:p w14:paraId="3BC8F509" w14:textId="6DF08A59" w:rsidR="007D6747" w:rsidRDefault="007D6747" w:rsidP="00895B7D">
          <w:pPr>
            <w:pStyle w:val="TOC3"/>
            <w:rPr>
              <w:rFonts w:eastAsia="新細明體"/>
              <w:lang w:val="zh-TW"/>
            </w:rPr>
          </w:pPr>
          <w:r w:rsidRPr="007D6747">
            <w:t>Turing test </w:t>
          </w:r>
        </w:p>
        <w:p w14:paraId="1F0F4381" w14:textId="3985997B" w:rsidR="007D6747" w:rsidRDefault="007D6747" w:rsidP="00895B7D">
          <w:pPr>
            <w:pStyle w:val="TOC3"/>
            <w:rPr>
              <w:rFonts w:eastAsia="新細明體"/>
              <w:lang w:val="zh-TW"/>
            </w:rPr>
          </w:pPr>
          <w:r w:rsidRPr="007D6747">
            <w:t>Dartmouth Conference</w:t>
          </w:r>
        </w:p>
        <w:p w14:paraId="0E218870" w14:textId="0C7B55B1" w:rsidR="007D6747" w:rsidRPr="0004351B" w:rsidRDefault="007D6747" w:rsidP="00895B7D">
          <w:pPr>
            <w:pStyle w:val="TOC3"/>
            <w:numPr>
              <w:ilvl w:val="1"/>
              <w:numId w:val="93"/>
            </w:numPr>
            <w:rPr>
              <w:rFonts w:eastAsia="新細明體" w:hint="eastAsia"/>
            </w:rPr>
          </w:pPr>
          <w:r w:rsidRPr="007D6747">
            <w:t xml:space="preserve">The Development of </w:t>
          </w:r>
          <w:proofErr w:type="spellStart"/>
          <w:r w:rsidRPr="007D6747">
            <w:t>Aritificial</w:t>
          </w:r>
          <w:proofErr w:type="spellEnd"/>
          <w:r w:rsidRPr="007D6747">
            <w:t xml:space="preserve"> Intelligence</w:t>
          </w:r>
        </w:p>
        <w:p w14:paraId="434B53FB" w14:textId="11E9E549" w:rsidR="00893201" w:rsidRPr="00895B7D" w:rsidRDefault="00893201" w:rsidP="007D6747">
          <w:pPr>
            <w:pStyle w:val="TOC2"/>
            <w:numPr>
              <w:ilvl w:val="0"/>
              <w:numId w:val="92"/>
            </w:numPr>
            <w:rPr>
              <w:rFonts w:eastAsia="新細明體"/>
              <w:sz w:val="24"/>
              <w:szCs w:val="24"/>
            </w:rPr>
          </w:pPr>
          <w:r w:rsidRPr="00895B7D">
            <w:rPr>
              <w:sz w:val="24"/>
              <w:szCs w:val="24"/>
            </w:rPr>
            <w:t xml:space="preserve">Brief Introduction of </w:t>
          </w:r>
          <w:proofErr w:type="spellStart"/>
          <w:r w:rsidRPr="00895B7D">
            <w:rPr>
              <w:sz w:val="24"/>
              <w:szCs w:val="24"/>
            </w:rPr>
            <w:t>Aritificial</w:t>
          </w:r>
          <w:proofErr w:type="spellEnd"/>
          <w:r w:rsidRPr="00895B7D">
            <w:rPr>
              <w:sz w:val="24"/>
              <w:szCs w:val="24"/>
            </w:rPr>
            <w:t xml:space="preserve"> Intelligence</w:t>
          </w:r>
        </w:p>
        <w:p w14:paraId="30B825DE" w14:textId="0F748385" w:rsidR="007D6747" w:rsidRPr="007D6747" w:rsidRDefault="007D6747" w:rsidP="00895B7D">
          <w:pPr>
            <w:pStyle w:val="TOC3"/>
            <w:numPr>
              <w:ilvl w:val="0"/>
              <w:numId w:val="94"/>
            </w:numPr>
            <w:rPr>
              <w:rFonts w:eastAsia="新細明體"/>
            </w:rPr>
          </w:pPr>
          <w:r w:rsidRPr="007D6747">
            <w:t>Definition and core idea of artificial intelligence </w:t>
          </w:r>
        </w:p>
        <w:p w14:paraId="4A9E8B29" w14:textId="5FB5F747" w:rsidR="007D6747" w:rsidRPr="007D6747" w:rsidRDefault="007D6747" w:rsidP="00895B7D">
          <w:pPr>
            <w:pStyle w:val="TOC3"/>
            <w:numPr>
              <w:ilvl w:val="0"/>
              <w:numId w:val="95"/>
            </w:numPr>
            <w:rPr>
              <w:rFonts w:eastAsia="新細明體" w:hint="eastAsia"/>
              <w:lang w:val="zh-TW"/>
            </w:rPr>
          </w:pPr>
          <w:r w:rsidRPr="007D6747">
            <w:t>Definition of Artificial Intelligence</w:t>
          </w:r>
        </w:p>
        <w:p w14:paraId="3F4D6EE7" w14:textId="617AF129" w:rsidR="007D6747" w:rsidRPr="007D6747" w:rsidRDefault="007D6747" w:rsidP="00895B7D">
          <w:pPr>
            <w:pStyle w:val="TOC3"/>
            <w:numPr>
              <w:ilvl w:val="0"/>
              <w:numId w:val="95"/>
            </w:numPr>
            <w:rPr>
              <w:rFonts w:eastAsia="新細明體" w:hint="eastAsia"/>
            </w:rPr>
          </w:pPr>
          <w:r w:rsidRPr="007D6747">
            <w:t>The basic ideas and research content of artificial</w:t>
          </w:r>
          <w:r>
            <w:rPr>
              <w:rFonts w:eastAsia="新細明體" w:hint="eastAsia"/>
            </w:rPr>
            <w:t xml:space="preserve"> intelligent</w:t>
          </w:r>
        </w:p>
        <w:p w14:paraId="2484ACBC" w14:textId="77777777" w:rsidR="007D6747" w:rsidRPr="007D6747" w:rsidRDefault="007D6747" w:rsidP="00895B7D">
          <w:pPr>
            <w:pStyle w:val="TOC3"/>
            <w:numPr>
              <w:ilvl w:val="0"/>
              <w:numId w:val="95"/>
            </w:numPr>
          </w:pPr>
          <w:r w:rsidRPr="007D6747">
            <w:t>Knowledge representation </w:t>
          </w:r>
        </w:p>
        <w:p w14:paraId="10E37FD1" w14:textId="77777777" w:rsidR="007D6747" w:rsidRPr="007D6747" w:rsidRDefault="007D6747" w:rsidP="00895B7D">
          <w:pPr>
            <w:pStyle w:val="TOC3"/>
            <w:numPr>
              <w:ilvl w:val="0"/>
              <w:numId w:val="95"/>
            </w:numPr>
          </w:pPr>
          <w:r w:rsidRPr="007D6747">
            <w:t>Automatic Reasoning </w:t>
          </w:r>
        </w:p>
        <w:p w14:paraId="02AB2E66" w14:textId="77777777" w:rsidR="007D6747" w:rsidRDefault="007D6747" w:rsidP="00895B7D">
          <w:pPr>
            <w:pStyle w:val="TOC3"/>
            <w:numPr>
              <w:ilvl w:val="0"/>
              <w:numId w:val="95"/>
            </w:numPr>
            <w:rPr>
              <w:rFonts w:eastAsia="新細明體"/>
            </w:rPr>
          </w:pPr>
          <w:r w:rsidRPr="007D6747">
            <w:t>Machine learning </w:t>
          </w:r>
        </w:p>
        <w:p w14:paraId="473AB66E" w14:textId="77777777" w:rsidR="007D6747" w:rsidRPr="007D6747" w:rsidRDefault="007D6747" w:rsidP="00895B7D">
          <w:pPr>
            <w:pStyle w:val="TOC3"/>
            <w:numPr>
              <w:ilvl w:val="0"/>
              <w:numId w:val="94"/>
            </w:numPr>
          </w:pPr>
          <w:r w:rsidRPr="007D6747">
            <w:t xml:space="preserve">Natural language processing </w:t>
          </w:r>
        </w:p>
        <w:p w14:paraId="68E56800" w14:textId="77777777" w:rsidR="007D6747" w:rsidRPr="007D6747" w:rsidRDefault="007D6747" w:rsidP="00895B7D">
          <w:pPr>
            <w:pStyle w:val="TOC3"/>
            <w:numPr>
              <w:ilvl w:val="0"/>
              <w:numId w:val="96"/>
            </w:numPr>
          </w:pPr>
          <w:r w:rsidRPr="007D6747">
            <w:t>Computer vision </w:t>
          </w:r>
        </w:p>
        <w:p w14:paraId="01FFBA66" w14:textId="26D14186" w:rsidR="007D6747" w:rsidRPr="007D6747" w:rsidRDefault="007D6747" w:rsidP="00895B7D">
          <w:pPr>
            <w:pStyle w:val="TOC3"/>
            <w:numPr>
              <w:ilvl w:val="0"/>
              <w:numId w:val="96"/>
            </w:numPr>
            <w:rPr>
              <w:rFonts w:eastAsia="新細明體" w:hint="eastAsia"/>
              <w:lang w:val="zh-TW"/>
            </w:rPr>
          </w:pPr>
          <w:r w:rsidRPr="007D6747">
            <w:t>Robotics</w:t>
          </w:r>
        </w:p>
        <w:p w14:paraId="7BA128AF" w14:textId="09EC77A9" w:rsidR="00893201" w:rsidRPr="00895B7D" w:rsidRDefault="007D6747" w:rsidP="007D6747">
          <w:pPr>
            <w:pStyle w:val="TOC2"/>
            <w:numPr>
              <w:ilvl w:val="0"/>
              <w:numId w:val="92"/>
            </w:numPr>
            <w:rPr>
              <w:rFonts w:eastAsia="新細明體"/>
              <w:sz w:val="24"/>
              <w:szCs w:val="24"/>
            </w:rPr>
          </w:pPr>
          <w:r w:rsidRPr="00895B7D">
            <w:rPr>
              <w:sz w:val="24"/>
              <w:szCs w:val="24"/>
            </w:rPr>
            <w:t>Widespread application of artificial intelligence</w:t>
          </w:r>
          <w:r w:rsidR="00893201" w:rsidRPr="00895B7D">
            <w:rPr>
              <w:sz w:val="24"/>
              <w:szCs w:val="24"/>
            </w:rPr>
            <w:t> </w:t>
          </w:r>
        </w:p>
        <w:p w14:paraId="325584F4" w14:textId="0FB87EE6" w:rsidR="0004351B" w:rsidRPr="0004351B" w:rsidRDefault="0004351B" w:rsidP="00895B7D">
          <w:pPr>
            <w:pStyle w:val="TOC3"/>
            <w:numPr>
              <w:ilvl w:val="1"/>
              <w:numId w:val="98"/>
            </w:numPr>
            <w:rPr>
              <w:rFonts w:eastAsia="新細明體"/>
            </w:rPr>
          </w:pPr>
          <w:r w:rsidRPr="0004351B">
            <w:t>The application of artificial intelligence is extremely wide-ranging, touching almost every area of life. Here are some examples of key AI applications: </w:t>
          </w:r>
        </w:p>
        <w:p w14:paraId="22444565" w14:textId="01F90975" w:rsidR="0004351B" w:rsidRDefault="0004351B" w:rsidP="00895B7D">
          <w:pPr>
            <w:pStyle w:val="TOC3"/>
            <w:rPr>
              <w:lang w:val="zh-TW"/>
            </w:rPr>
          </w:pPr>
          <w:r>
            <w:rPr>
              <w:rFonts w:hint="eastAsia"/>
            </w:rPr>
            <w:t>Smart manufacturing</w:t>
          </w:r>
        </w:p>
        <w:p w14:paraId="29C884EE" w14:textId="272D7346" w:rsidR="0004351B" w:rsidRDefault="0004351B" w:rsidP="00895B7D">
          <w:pPr>
            <w:pStyle w:val="TOC3"/>
            <w:rPr>
              <w:lang w:val="zh-TW"/>
            </w:rPr>
          </w:pPr>
          <w:r>
            <w:rPr>
              <w:rFonts w:hint="eastAsia"/>
            </w:rPr>
            <w:t>Smart Home</w:t>
          </w:r>
        </w:p>
        <w:p w14:paraId="5C1D377A" w14:textId="1B80B51E" w:rsidR="0004351B" w:rsidRDefault="0004351B" w:rsidP="00895B7D">
          <w:pPr>
            <w:pStyle w:val="TOC3"/>
            <w:rPr>
              <w:lang w:val="zh-TW"/>
            </w:rPr>
          </w:pPr>
          <w:r>
            <w:rPr>
              <w:rFonts w:hint="eastAsia"/>
            </w:rPr>
            <w:t>Fintech</w:t>
          </w:r>
        </w:p>
        <w:p w14:paraId="56191A8E" w14:textId="696FB784" w:rsidR="0004351B" w:rsidRDefault="0004351B" w:rsidP="00895B7D">
          <w:pPr>
            <w:pStyle w:val="TOC3"/>
            <w:rPr>
              <w:lang w:val="zh-TW"/>
            </w:rPr>
          </w:pPr>
          <w:r>
            <w:rPr>
              <w:rFonts w:hint="eastAsia"/>
            </w:rPr>
            <w:t>Smart Healthcare</w:t>
          </w:r>
        </w:p>
        <w:p w14:paraId="6539284C" w14:textId="59A2BF9D" w:rsidR="0004351B" w:rsidRDefault="00895B7D" w:rsidP="00895B7D">
          <w:pPr>
            <w:pStyle w:val="TOC3"/>
            <w:rPr>
              <w:lang w:val="zh-TW"/>
            </w:rPr>
          </w:pPr>
          <w:r>
            <w:rPr>
              <w:rFonts w:hint="eastAsia"/>
            </w:rPr>
            <w:lastRenderedPageBreak/>
            <w:t>Autonomous driving</w:t>
          </w:r>
        </w:p>
        <w:p w14:paraId="7B849F43" w14:textId="449D773A" w:rsidR="0004351B" w:rsidRDefault="0004351B" w:rsidP="00895B7D">
          <w:pPr>
            <w:pStyle w:val="TOC3"/>
            <w:numPr>
              <w:ilvl w:val="1"/>
              <w:numId w:val="98"/>
            </w:numPr>
            <w:rPr>
              <w:lang w:val="zh-TW"/>
            </w:rPr>
          </w:pPr>
          <w:r>
            <w:rPr>
              <w:rFonts w:hint="eastAsia"/>
            </w:rPr>
            <w:t>Summary</w:t>
          </w:r>
        </w:p>
        <w:p w14:paraId="4F03AA79" w14:textId="77777777" w:rsidR="0004351B" w:rsidRPr="0004351B" w:rsidRDefault="0004351B" w:rsidP="0004351B">
          <w:pPr>
            <w:rPr>
              <w:rFonts w:eastAsia="新細明體" w:hint="eastAsia"/>
              <w:lang w:eastAsia="zh-TW"/>
            </w:rPr>
          </w:pPr>
        </w:p>
        <w:p w14:paraId="430C94DE" w14:textId="304BEA5F" w:rsidR="00893201" w:rsidRDefault="007D6747" w:rsidP="007D6747">
          <w:pPr>
            <w:pStyle w:val="TOC2"/>
            <w:numPr>
              <w:ilvl w:val="0"/>
              <w:numId w:val="92"/>
            </w:numPr>
          </w:pPr>
          <w:r>
            <w:rPr>
              <w:rFonts w:eastAsia="新細明體"/>
            </w:rPr>
            <w:t>S</w:t>
          </w:r>
          <w:r>
            <w:rPr>
              <w:rFonts w:eastAsia="新細明體" w:hint="eastAsia"/>
            </w:rPr>
            <w:t xml:space="preserve">ummary </w:t>
          </w:r>
        </w:p>
        <w:p w14:paraId="3D233221" w14:textId="46D72FAE" w:rsidR="0037721E" w:rsidRDefault="00895B7D" w:rsidP="0024328E">
          <w:pPr>
            <w:pStyle w:val="TOC1"/>
            <w:numPr>
              <w:ilvl w:val="0"/>
              <w:numId w:val="36"/>
            </w:numPr>
          </w:pPr>
          <w:hyperlink w:anchor="TheLeader" w:history="1">
            <w:r w:rsidR="00A82AF9" w:rsidRPr="00895B7D">
              <w:rPr>
                <w:rStyle w:val="ae"/>
                <w:sz w:val="32"/>
                <w:szCs w:val="32"/>
              </w:rPr>
              <w:t>The leaders in the field of computer science</w:t>
            </w:r>
          </w:hyperlink>
          <w:r w:rsidR="00A82AF9">
            <w:t xml:space="preserve"> </w:t>
          </w:r>
          <w:r w:rsidR="0037721E">
            <w:ptab w:relativeTo="margin" w:alignment="right" w:leader="dot"/>
          </w:r>
          <w:r>
            <w:rPr>
              <w:rFonts w:eastAsia="新細明體" w:hint="eastAsia"/>
            </w:rPr>
            <w:t>13</w:t>
          </w:r>
        </w:p>
        <w:p w14:paraId="0A46F621" w14:textId="4E8BD2EF" w:rsidR="0037721E" w:rsidRPr="00895B7D" w:rsidRDefault="00A82AF9" w:rsidP="00CF67E4">
          <w:pPr>
            <w:pStyle w:val="TOC2"/>
            <w:numPr>
              <w:ilvl w:val="0"/>
              <w:numId w:val="53"/>
            </w:numPr>
            <w:rPr>
              <w:sz w:val="24"/>
              <w:szCs w:val="24"/>
            </w:rPr>
          </w:pPr>
          <w:r w:rsidRPr="00895B7D">
            <w:rPr>
              <w:rFonts w:hint="eastAsia"/>
              <w:sz w:val="24"/>
              <w:szCs w:val="24"/>
            </w:rPr>
            <w:t>Abstract</w:t>
          </w:r>
        </w:p>
        <w:p w14:paraId="7DC5A08B" w14:textId="4BADAF3A" w:rsidR="00A82AF9" w:rsidRPr="00895B7D" w:rsidRDefault="00A82AF9" w:rsidP="00CF67E4">
          <w:pPr>
            <w:pStyle w:val="TOC2"/>
            <w:numPr>
              <w:ilvl w:val="0"/>
              <w:numId w:val="53"/>
            </w:numPr>
            <w:rPr>
              <w:sz w:val="24"/>
              <w:szCs w:val="24"/>
            </w:rPr>
          </w:pPr>
          <w:r w:rsidRPr="00895B7D">
            <w:rPr>
              <w:sz w:val="24"/>
              <w:szCs w:val="24"/>
            </w:rPr>
            <w:t>The leaders we keep a watchful eye on</w:t>
          </w:r>
        </w:p>
        <w:p w14:paraId="484CD0A3" w14:textId="5C71D568" w:rsidR="00A82AF9" w:rsidRPr="00895B7D" w:rsidRDefault="00A82AF9" w:rsidP="00CF67E4">
          <w:pPr>
            <w:pStyle w:val="TOC2"/>
            <w:numPr>
              <w:ilvl w:val="0"/>
              <w:numId w:val="53"/>
            </w:numPr>
            <w:rPr>
              <w:rFonts w:eastAsia="新細明體"/>
              <w:sz w:val="24"/>
              <w:szCs w:val="24"/>
            </w:rPr>
          </w:pPr>
          <w:r w:rsidRPr="00895B7D">
            <w:rPr>
              <w:sz w:val="24"/>
              <w:szCs w:val="24"/>
            </w:rPr>
            <w:t>The understanding of John J. Hopfield and Geoffrey E. Hinton</w:t>
          </w:r>
        </w:p>
        <w:p w14:paraId="4484F8B6" w14:textId="3C096217" w:rsidR="00CF67E4" w:rsidRPr="007D6747" w:rsidRDefault="00CF67E4" w:rsidP="00895B7D">
          <w:pPr>
            <w:pStyle w:val="TOC3"/>
            <w:numPr>
              <w:ilvl w:val="1"/>
              <w:numId w:val="99"/>
            </w:numPr>
            <w:rPr>
              <w:rFonts w:eastAsia="新細明體"/>
              <w:lang w:val="zh-TW"/>
            </w:rPr>
          </w:pPr>
          <w:r w:rsidRPr="00CF67E4">
            <w:t>John J. Hopfield</w:t>
          </w:r>
        </w:p>
        <w:p w14:paraId="1D553C80" w14:textId="0BF6E735" w:rsidR="00CF67E4" w:rsidRPr="00CF67E4" w:rsidRDefault="00CF67E4" w:rsidP="00895B7D">
          <w:pPr>
            <w:pStyle w:val="TOC3"/>
            <w:numPr>
              <w:ilvl w:val="1"/>
              <w:numId w:val="55"/>
            </w:numPr>
            <w:rPr>
              <w:lang w:val="zh-TW"/>
            </w:rPr>
          </w:pPr>
          <w:r>
            <w:rPr>
              <w:rFonts w:hint="eastAsia"/>
            </w:rPr>
            <w:t>All his life</w:t>
          </w:r>
        </w:p>
        <w:p w14:paraId="106C607E" w14:textId="4317B30D" w:rsidR="00CF67E4" w:rsidRPr="00CF67E4" w:rsidRDefault="00CF67E4" w:rsidP="00895B7D">
          <w:pPr>
            <w:pStyle w:val="TOC3"/>
            <w:numPr>
              <w:ilvl w:val="1"/>
              <w:numId w:val="55"/>
            </w:numPr>
            <w:rPr>
              <w:lang w:val="zh-TW"/>
            </w:rPr>
          </w:pPr>
          <w:r>
            <w:rPr>
              <w:rFonts w:hint="eastAsia"/>
            </w:rPr>
            <w:t>Prize</w:t>
          </w:r>
        </w:p>
        <w:p w14:paraId="03DE7E19" w14:textId="43D585EC" w:rsidR="00CF67E4" w:rsidRPr="00CF67E4" w:rsidRDefault="00CF67E4" w:rsidP="00895B7D">
          <w:pPr>
            <w:pStyle w:val="TOC3"/>
            <w:numPr>
              <w:ilvl w:val="1"/>
              <w:numId w:val="55"/>
            </w:numPr>
            <w:rPr>
              <w:lang w:val="zh-TW"/>
            </w:rPr>
          </w:pPr>
          <w:r>
            <w:rPr>
              <w:rFonts w:hint="eastAsia"/>
            </w:rPr>
            <w:t>Achievement</w:t>
          </w:r>
        </w:p>
        <w:p w14:paraId="10D48501" w14:textId="097D9E11" w:rsidR="00CF67E4" w:rsidRPr="00CF67E4" w:rsidRDefault="00CF67E4" w:rsidP="00895B7D">
          <w:pPr>
            <w:pStyle w:val="TOC3"/>
            <w:numPr>
              <w:ilvl w:val="1"/>
              <w:numId w:val="55"/>
            </w:numPr>
            <w:rPr>
              <w:lang w:val="zh-TW"/>
            </w:rPr>
          </w:pPr>
          <w:r>
            <w:rPr>
              <w:rFonts w:hint="eastAsia"/>
            </w:rPr>
            <w:t>Summary</w:t>
          </w:r>
        </w:p>
        <w:p w14:paraId="34783E9B" w14:textId="5B1A1228" w:rsidR="00CF67E4" w:rsidRPr="00CF67E4" w:rsidRDefault="00CF67E4" w:rsidP="00895B7D">
          <w:pPr>
            <w:pStyle w:val="TOC3"/>
            <w:numPr>
              <w:ilvl w:val="1"/>
              <w:numId w:val="55"/>
            </w:numPr>
            <w:rPr>
              <w:rFonts w:eastAsia="新細明體"/>
              <w:lang w:val="zh-TW"/>
            </w:rPr>
          </w:pPr>
          <w:r w:rsidRPr="00CF67E4">
            <w:t>conclusion and inspiration</w:t>
          </w:r>
          <w:r>
            <w:t xml:space="preserve"> </w:t>
          </w:r>
        </w:p>
        <w:p w14:paraId="41B54934" w14:textId="736F150A" w:rsidR="00CF67E4" w:rsidRPr="007D6747" w:rsidRDefault="00CF67E4" w:rsidP="00895B7D">
          <w:pPr>
            <w:pStyle w:val="TOC3"/>
            <w:numPr>
              <w:ilvl w:val="1"/>
              <w:numId w:val="99"/>
            </w:numPr>
            <w:rPr>
              <w:rFonts w:eastAsia="新細明體"/>
              <w:lang w:val="zh-TW"/>
            </w:rPr>
          </w:pPr>
          <w:r w:rsidRPr="00CF67E4">
            <w:t>Geoffrey E. Hinton</w:t>
          </w:r>
        </w:p>
        <w:p w14:paraId="69FEAF09" w14:textId="6687BD8A" w:rsidR="00CF67E4" w:rsidRPr="00CF67E4" w:rsidRDefault="00CF67E4" w:rsidP="00895B7D">
          <w:pPr>
            <w:pStyle w:val="TOC3"/>
            <w:numPr>
              <w:ilvl w:val="1"/>
              <w:numId w:val="54"/>
            </w:numPr>
            <w:rPr>
              <w:lang w:val="zh-TW"/>
            </w:rPr>
          </w:pPr>
          <w:r>
            <w:rPr>
              <w:rFonts w:hint="eastAsia"/>
            </w:rPr>
            <w:t>All his life</w:t>
          </w:r>
        </w:p>
        <w:p w14:paraId="088F1A30" w14:textId="2BD6E300" w:rsidR="00CF67E4" w:rsidRPr="00CF67E4" w:rsidRDefault="00CF67E4" w:rsidP="00895B7D">
          <w:pPr>
            <w:pStyle w:val="TOC3"/>
            <w:numPr>
              <w:ilvl w:val="1"/>
              <w:numId w:val="54"/>
            </w:numPr>
            <w:rPr>
              <w:lang w:val="zh-TW"/>
            </w:rPr>
          </w:pPr>
          <w:r>
            <w:rPr>
              <w:rFonts w:hint="eastAsia"/>
            </w:rPr>
            <w:t>Prize</w:t>
          </w:r>
        </w:p>
        <w:p w14:paraId="10F8368C" w14:textId="42076BB0" w:rsidR="00CF67E4" w:rsidRPr="00CF67E4" w:rsidRDefault="00CF67E4" w:rsidP="00895B7D">
          <w:pPr>
            <w:pStyle w:val="TOC3"/>
            <w:numPr>
              <w:ilvl w:val="1"/>
              <w:numId w:val="54"/>
            </w:numPr>
            <w:rPr>
              <w:lang w:val="zh-TW"/>
            </w:rPr>
          </w:pPr>
          <w:r>
            <w:rPr>
              <w:rFonts w:hint="eastAsia"/>
            </w:rPr>
            <w:t>Achievement</w:t>
          </w:r>
        </w:p>
        <w:p w14:paraId="4AF304F9" w14:textId="734A8999" w:rsidR="00CF67E4" w:rsidRPr="00CF67E4" w:rsidRDefault="00CF67E4" w:rsidP="00895B7D">
          <w:pPr>
            <w:pStyle w:val="TOC3"/>
            <w:numPr>
              <w:ilvl w:val="1"/>
              <w:numId w:val="54"/>
            </w:numPr>
            <w:rPr>
              <w:lang w:val="zh-TW"/>
            </w:rPr>
          </w:pPr>
          <w:r>
            <w:rPr>
              <w:rFonts w:hint="eastAsia"/>
            </w:rPr>
            <w:t>Summary</w:t>
          </w:r>
        </w:p>
        <w:p w14:paraId="0B4E9910" w14:textId="0E89AC5C" w:rsidR="00A82AF9" w:rsidRPr="00895B7D" w:rsidRDefault="00A82AF9" w:rsidP="00CF67E4">
          <w:pPr>
            <w:pStyle w:val="TOC2"/>
            <w:numPr>
              <w:ilvl w:val="0"/>
              <w:numId w:val="53"/>
            </w:numPr>
            <w:rPr>
              <w:rFonts w:eastAsia="新細明體"/>
              <w:sz w:val="24"/>
              <w:szCs w:val="24"/>
            </w:rPr>
          </w:pPr>
          <w:r w:rsidRPr="00895B7D">
            <w:rPr>
              <w:sz w:val="24"/>
              <w:szCs w:val="24"/>
            </w:rPr>
            <w:t>Conclusion and the inspiration for us</w:t>
          </w:r>
        </w:p>
        <w:p w14:paraId="113D7C10" w14:textId="43058FD7" w:rsidR="00CF67E4" w:rsidRPr="007D6747" w:rsidRDefault="00CF67E4" w:rsidP="00895B7D">
          <w:pPr>
            <w:pStyle w:val="TOC3"/>
            <w:numPr>
              <w:ilvl w:val="1"/>
              <w:numId w:val="100"/>
            </w:numPr>
            <w:rPr>
              <w:lang w:val="zh-TW"/>
            </w:rPr>
          </w:pPr>
          <w:r>
            <w:rPr>
              <w:rFonts w:hint="eastAsia"/>
            </w:rPr>
            <w:t>Conclusion</w:t>
          </w:r>
        </w:p>
        <w:p w14:paraId="7FB1CCF4" w14:textId="16C1612F" w:rsidR="00CF67E4" w:rsidRPr="007D6747" w:rsidRDefault="00CF67E4" w:rsidP="00895B7D">
          <w:pPr>
            <w:pStyle w:val="TOC3"/>
            <w:numPr>
              <w:ilvl w:val="1"/>
              <w:numId w:val="100"/>
            </w:numPr>
            <w:rPr>
              <w:rFonts w:eastAsia="新細明體"/>
              <w:lang w:val="zh-TW"/>
            </w:rPr>
          </w:pPr>
          <w:r w:rsidRPr="007D6747">
            <w:rPr>
              <w:rFonts w:eastAsia="新細明體" w:hint="eastAsia"/>
            </w:rPr>
            <w:t>T</w:t>
          </w:r>
          <w:r w:rsidRPr="00CF67E4">
            <w:t>he inspiration for us</w:t>
          </w:r>
        </w:p>
        <w:p w14:paraId="214028A4" w14:textId="641EC309" w:rsidR="0037721E" w:rsidRDefault="00895B7D" w:rsidP="0024328E">
          <w:pPr>
            <w:pStyle w:val="TOC1"/>
            <w:numPr>
              <w:ilvl w:val="0"/>
              <w:numId w:val="36"/>
            </w:numPr>
          </w:pPr>
          <w:hyperlink w:anchor="Journal" w:history="1">
            <w:r w:rsidR="00D762A8" w:rsidRPr="00895B7D">
              <w:rPr>
                <w:rStyle w:val="ae"/>
                <w:sz w:val="32"/>
                <w:szCs w:val="32"/>
              </w:rPr>
              <w:t>Journal of Computer Science</w:t>
            </w:r>
          </w:hyperlink>
          <w:r w:rsidR="00D762A8">
            <w:t xml:space="preserve"> </w:t>
          </w:r>
          <w:r w:rsidR="0037721E">
            <w:ptab w:relativeTo="margin" w:alignment="right" w:leader="dot"/>
          </w:r>
          <w:r w:rsidR="0037721E">
            <w:rPr>
              <w:lang w:val="zh-TW"/>
            </w:rPr>
            <w:t>1</w:t>
          </w:r>
          <w:r>
            <w:rPr>
              <w:rFonts w:eastAsia="新細明體" w:hint="eastAsia"/>
              <w:lang w:val="zh-TW"/>
            </w:rPr>
            <w:t>8</w:t>
          </w:r>
        </w:p>
        <w:p w14:paraId="48572C95" w14:textId="5C0BCD45" w:rsidR="00D762A8" w:rsidRPr="00895B7D" w:rsidRDefault="00D762A8" w:rsidP="00D762A8">
          <w:pPr>
            <w:pStyle w:val="TOC1"/>
            <w:numPr>
              <w:ilvl w:val="3"/>
              <w:numId w:val="46"/>
            </w:numPr>
            <w:rPr>
              <w:rFonts w:eastAsia="新細明體"/>
              <w:sz w:val="24"/>
              <w:szCs w:val="24"/>
              <w:lang w:val="zh-TW"/>
            </w:rPr>
          </w:pPr>
          <w:r w:rsidRPr="00895B7D">
            <w:rPr>
              <w:sz w:val="24"/>
              <w:szCs w:val="24"/>
            </w:rPr>
            <w:t>Abstract</w:t>
          </w:r>
          <w:r w:rsidRPr="00895B7D">
            <w:rPr>
              <w:rFonts w:eastAsia="新細明體" w:hint="eastAsia"/>
              <w:sz w:val="24"/>
              <w:szCs w:val="24"/>
            </w:rPr>
            <w:t xml:space="preserve"> </w:t>
          </w:r>
        </w:p>
        <w:p w14:paraId="18776E0B" w14:textId="55ABD4AC" w:rsidR="00D762A8" w:rsidRPr="00D762A8" w:rsidRDefault="00D762A8" w:rsidP="00895B7D">
          <w:pPr>
            <w:pStyle w:val="TOC3"/>
            <w:numPr>
              <w:ilvl w:val="4"/>
              <w:numId w:val="47"/>
            </w:numPr>
          </w:pPr>
          <w:r w:rsidRPr="00D762A8">
            <w:t xml:space="preserve">What is </w:t>
          </w:r>
          <w:proofErr w:type="gramStart"/>
          <w:r w:rsidRPr="00D762A8">
            <w:t>journal</w:t>
          </w:r>
          <w:proofErr w:type="gramEnd"/>
          <w:r w:rsidRPr="00D762A8">
            <w:t xml:space="preserve">? </w:t>
          </w:r>
        </w:p>
        <w:p w14:paraId="24B0E8B8" w14:textId="00688928" w:rsidR="00D762A8" w:rsidRPr="00D762A8" w:rsidRDefault="00D762A8" w:rsidP="00895B7D">
          <w:pPr>
            <w:pStyle w:val="TOC3"/>
            <w:numPr>
              <w:ilvl w:val="4"/>
              <w:numId w:val="47"/>
            </w:numPr>
            <w:rPr>
              <w:rFonts w:eastAsia="新細明體"/>
            </w:rPr>
          </w:pPr>
          <w:r w:rsidRPr="00D762A8">
            <w:t xml:space="preserve">What is the role of journals?  </w:t>
          </w:r>
        </w:p>
        <w:p w14:paraId="5356271F" w14:textId="6A62FD17" w:rsidR="00D762A8" w:rsidRPr="00895B7D" w:rsidRDefault="00D762A8" w:rsidP="00D762A8">
          <w:pPr>
            <w:pStyle w:val="TOC1"/>
            <w:numPr>
              <w:ilvl w:val="3"/>
              <w:numId w:val="46"/>
            </w:numPr>
            <w:rPr>
              <w:rFonts w:eastAsia="新細明體"/>
              <w:sz w:val="24"/>
              <w:szCs w:val="24"/>
              <w:lang w:val="zh-TW"/>
            </w:rPr>
          </w:pPr>
          <w:r w:rsidRPr="00895B7D">
            <w:rPr>
              <w:sz w:val="24"/>
              <w:szCs w:val="24"/>
            </w:rPr>
            <w:lastRenderedPageBreak/>
            <w:t xml:space="preserve">Top Ten Journals </w:t>
          </w:r>
        </w:p>
        <w:p w14:paraId="27DDBEB3" w14:textId="409A8DD8" w:rsidR="00D762A8" w:rsidRPr="00D762A8" w:rsidRDefault="00D762A8" w:rsidP="00895B7D">
          <w:pPr>
            <w:pStyle w:val="TOC3"/>
            <w:numPr>
              <w:ilvl w:val="0"/>
              <w:numId w:val="49"/>
            </w:numPr>
            <w:rPr>
              <w:rFonts w:eastAsia="新細明體"/>
            </w:rPr>
          </w:pPr>
          <w:r w:rsidRPr="00D762A8">
            <w:t>Top Ten Computer Journals in China</w:t>
          </w:r>
        </w:p>
        <w:p w14:paraId="78306D42" w14:textId="39419E9C" w:rsidR="00D762A8" w:rsidRPr="00D762A8" w:rsidRDefault="00D762A8" w:rsidP="00895B7D">
          <w:pPr>
            <w:pStyle w:val="TOC3"/>
            <w:numPr>
              <w:ilvl w:val="0"/>
              <w:numId w:val="49"/>
            </w:numPr>
            <w:rPr>
              <w:rFonts w:eastAsia="新細明體"/>
            </w:rPr>
          </w:pPr>
          <w:r w:rsidRPr="00D762A8">
            <w:t xml:space="preserve">Top Ten Computer Journals in world  </w:t>
          </w:r>
        </w:p>
        <w:p w14:paraId="2B27A5AE" w14:textId="20894DD5" w:rsidR="00D762A8" w:rsidRPr="00895B7D" w:rsidRDefault="00D762A8" w:rsidP="00D762A8">
          <w:pPr>
            <w:pStyle w:val="TOC1"/>
            <w:numPr>
              <w:ilvl w:val="3"/>
              <w:numId w:val="46"/>
            </w:numPr>
            <w:rPr>
              <w:rFonts w:eastAsia="新細明體"/>
              <w:sz w:val="24"/>
              <w:szCs w:val="24"/>
              <w:lang w:val="zh-TW"/>
            </w:rPr>
          </w:pPr>
          <w:r w:rsidRPr="00895B7D">
            <w:rPr>
              <w:sz w:val="24"/>
              <w:szCs w:val="24"/>
            </w:rPr>
            <w:t xml:space="preserve">Introduction </w:t>
          </w:r>
        </w:p>
        <w:p w14:paraId="7D49185A" w14:textId="793ADEAC" w:rsidR="00D762A8" w:rsidRPr="007D6747" w:rsidRDefault="00D762A8" w:rsidP="00895B7D">
          <w:pPr>
            <w:pStyle w:val="TOC3"/>
            <w:numPr>
              <w:ilvl w:val="0"/>
              <w:numId w:val="102"/>
            </w:numPr>
            <w:rPr>
              <w:rFonts w:eastAsia="新細明體"/>
              <w:lang w:val="zh-TW"/>
            </w:rPr>
          </w:pPr>
          <w:r w:rsidRPr="00D762A8">
            <w:t>Chinese Journal of Computers</w:t>
          </w:r>
          <w:proofErr w:type="gramStart"/>
          <w:r w:rsidRPr="00D762A8">
            <w:t>《</w:t>
          </w:r>
          <w:proofErr w:type="gramEnd"/>
          <w:r w:rsidRPr="00D762A8">
            <w:t>计算机学报》</w:t>
          </w:r>
          <w:r w:rsidRPr="00D762A8">
            <w:t xml:space="preserve">  </w:t>
          </w:r>
        </w:p>
        <w:p w14:paraId="5F082E4B" w14:textId="7F77BC6D" w:rsidR="00D762A8" w:rsidRPr="00D762A8" w:rsidRDefault="00D762A8" w:rsidP="00895B7D">
          <w:pPr>
            <w:pStyle w:val="TOC3"/>
            <w:numPr>
              <w:ilvl w:val="0"/>
              <w:numId w:val="102"/>
            </w:numPr>
            <w:rPr>
              <w:rFonts w:eastAsia="新細明體"/>
              <w:lang w:val="zh-TW"/>
            </w:rPr>
          </w:pPr>
          <w:r w:rsidRPr="00D762A8">
            <w:t>Computer Science</w:t>
          </w:r>
          <w:proofErr w:type="gramStart"/>
          <w:r w:rsidRPr="00D762A8">
            <w:t>《</w:t>
          </w:r>
          <w:proofErr w:type="gramEnd"/>
          <w:r w:rsidRPr="00D762A8">
            <w:t>计算机科学》</w:t>
          </w:r>
        </w:p>
        <w:p w14:paraId="6052BE7F" w14:textId="0AE48DD1" w:rsidR="00D762A8" w:rsidRPr="00895B7D" w:rsidRDefault="00D762A8" w:rsidP="00CF67E4">
          <w:pPr>
            <w:pStyle w:val="TOC2"/>
            <w:numPr>
              <w:ilvl w:val="3"/>
              <w:numId w:val="46"/>
            </w:numPr>
            <w:rPr>
              <w:sz w:val="24"/>
              <w:szCs w:val="24"/>
            </w:rPr>
          </w:pPr>
          <w:r w:rsidRPr="00895B7D">
            <w:rPr>
              <w:sz w:val="24"/>
              <w:szCs w:val="24"/>
            </w:rPr>
            <w:t>Summary</w:t>
          </w:r>
        </w:p>
        <w:p w14:paraId="30D18956" w14:textId="0001DFFB" w:rsidR="0037721E" w:rsidRDefault="00BB2ACE" w:rsidP="0024328E">
          <w:pPr>
            <w:pStyle w:val="TOC1"/>
            <w:numPr>
              <w:ilvl w:val="0"/>
              <w:numId w:val="36"/>
            </w:numPr>
            <w:rPr>
              <w:rFonts w:eastAsia="新細明體"/>
            </w:rPr>
          </w:pPr>
          <w:hyperlink w:anchor="Branch" w:history="1">
            <w:r w:rsidRPr="00895B7D">
              <w:rPr>
                <w:rStyle w:val="ae"/>
                <w:b/>
                <w:bCs/>
                <w:sz w:val="36"/>
                <w:szCs w:val="36"/>
              </w:rPr>
              <w:t>Branch application of Computer Scie</w:t>
            </w:r>
            <w:r w:rsidRPr="00895B7D">
              <w:rPr>
                <w:rStyle w:val="ae"/>
                <w:b/>
                <w:bCs/>
                <w:sz w:val="36"/>
                <w:szCs w:val="36"/>
              </w:rPr>
              <w:t>n</w:t>
            </w:r>
            <w:r w:rsidRPr="00895B7D">
              <w:rPr>
                <w:rStyle w:val="ae"/>
                <w:b/>
                <w:bCs/>
                <w:sz w:val="36"/>
                <w:szCs w:val="36"/>
              </w:rPr>
              <w:t>ce</w:t>
            </w:r>
          </w:hyperlink>
          <w:r w:rsidR="0037721E">
            <w:ptab w:relativeTo="margin" w:alignment="right" w:leader="dot"/>
          </w:r>
          <w:r w:rsidR="00B036E5">
            <w:rPr>
              <w:rFonts w:eastAsia="新細明體" w:hint="eastAsia"/>
            </w:rPr>
            <w:t>2</w:t>
          </w:r>
          <w:r w:rsidR="00895B7D">
            <w:rPr>
              <w:rFonts w:eastAsia="新細明體" w:hint="eastAsia"/>
            </w:rPr>
            <w:t>5</w:t>
          </w:r>
        </w:p>
        <w:p w14:paraId="00663B8A" w14:textId="38E106A3" w:rsidR="000D30B7" w:rsidRPr="00895B7D" w:rsidRDefault="000D30B7" w:rsidP="0024328E">
          <w:pPr>
            <w:pStyle w:val="TOC1"/>
            <w:numPr>
              <w:ilvl w:val="0"/>
              <w:numId w:val="35"/>
            </w:numPr>
            <w:rPr>
              <w:rFonts w:eastAsia="新細明體"/>
              <w:sz w:val="24"/>
              <w:szCs w:val="24"/>
            </w:rPr>
          </w:pPr>
          <w:r w:rsidRPr="00895B7D">
            <w:rPr>
              <w:rFonts w:hint="eastAsia"/>
              <w:sz w:val="24"/>
              <w:szCs w:val="24"/>
            </w:rPr>
            <w:t>Abstract</w:t>
          </w:r>
          <w:r w:rsidRPr="00895B7D">
            <w:rPr>
              <w:sz w:val="24"/>
              <w:szCs w:val="24"/>
            </w:rPr>
            <w:t xml:space="preserve"> </w:t>
          </w:r>
        </w:p>
        <w:p w14:paraId="208A2BCC" w14:textId="4350D67E" w:rsidR="000D30B7" w:rsidRPr="00895B7D" w:rsidRDefault="000D30B7" w:rsidP="0024328E">
          <w:pPr>
            <w:pStyle w:val="TOC1"/>
            <w:numPr>
              <w:ilvl w:val="0"/>
              <w:numId w:val="35"/>
            </w:numPr>
            <w:rPr>
              <w:rFonts w:eastAsia="新細明體"/>
              <w:sz w:val="24"/>
              <w:szCs w:val="24"/>
            </w:rPr>
          </w:pPr>
          <w:r w:rsidRPr="00895B7D">
            <w:rPr>
              <w:sz w:val="24"/>
              <w:szCs w:val="24"/>
            </w:rPr>
            <w:t xml:space="preserve">Variety Fields which relate with Computer Science </w:t>
          </w:r>
        </w:p>
        <w:p w14:paraId="48AB33D4" w14:textId="5D56740B" w:rsidR="000D30B7" w:rsidRDefault="000D30B7" w:rsidP="0024328E">
          <w:pPr>
            <w:pStyle w:val="TOC1"/>
            <w:numPr>
              <w:ilvl w:val="4"/>
              <w:numId w:val="9"/>
            </w:numPr>
            <w:rPr>
              <w:rFonts w:eastAsia="新細明體"/>
              <w:lang w:val="zh-TW"/>
            </w:rPr>
          </w:pPr>
          <w:r>
            <w:t>Artificial intelligence</w:t>
          </w:r>
        </w:p>
        <w:p w14:paraId="1C32B363" w14:textId="4042E9BB" w:rsidR="00483759" w:rsidRPr="00483759" w:rsidRDefault="00483759" w:rsidP="0024328E">
          <w:pPr>
            <w:pStyle w:val="ad"/>
            <w:numPr>
              <w:ilvl w:val="5"/>
              <w:numId w:val="9"/>
            </w:numPr>
            <w:ind w:leftChars="0"/>
            <w:rPr>
              <w:rFonts w:cs="Times New Roman"/>
              <w:lang w:eastAsia="zh-TW"/>
            </w:rPr>
          </w:pPr>
          <w:r w:rsidRPr="00483759">
            <w:rPr>
              <w:rFonts w:cs="Times New Roman"/>
              <w:lang w:eastAsia="zh-TW"/>
            </w:rPr>
            <w:t>Main role on society</w:t>
          </w:r>
        </w:p>
        <w:p w14:paraId="3BA13FAE" w14:textId="3C6C08F0" w:rsidR="00483759" w:rsidRDefault="00483759" w:rsidP="0024328E">
          <w:pPr>
            <w:pStyle w:val="TOC1"/>
            <w:numPr>
              <w:ilvl w:val="5"/>
              <w:numId w:val="9"/>
            </w:numPr>
            <w:rPr>
              <w:rFonts w:eastAsia="新細明體"/>
              <w:lang w:val="zh-TW"/>
            </w:rPr>
          </w:pPr>
          <w:r>
            <w:rPr>
              <w:rFonts w:eastAsia="新細明體" w:hint="eastAsia"/>
            </w:rPr>
            <w:t>Description</w:t>
          </w:r>
        </w:p>
        <w:p w14:paraId="24975AF9" w14:textId="6456810D" w:rsidR="00483759" w:rsidRDefault="00483759" w:rsidP="0024328E">
          <w:pPr>
            <w:pStyle w:val="TOC1"/>
            <w:numPr>
              <w:ilvl w:val="5"/>
              <w:numId w:val="9"/>
            </w:numPr>
            <w:rPr>
              <w:rFonts w:eastAsia="新細明體"/>
              <w:lang w:val="zh-TW"/>
            </w:rPr>
          </w:pPr>
          <w:r>
            <w:rPr>
              <w:rFonts w:eastAsia="新細明體" w:hint="eastAsia"/>
            </w:rPr>
            <w:t>Related product or technic</w:t>
          </w:r>
        </w:p>
        <w:p w14:paraId="24018FC6" w14:textId="08B8CB0B" w:rsidR="000D30B7" w:rsidRDefault="000D30B7" w:rsidP="0024328E">
          <w:pPr>
            <w:pStyle w:val="TOC1"/>
            <w:numPr>
              <w:ilvl w:val="4"/>
              <w:numId w:val="9"/>
            </w:numPr>
            <w:rPr>
              <w:rFonts w:eastAsia="新細明體"/>
            </w:rPr>
          </w:pPr>
          <w:r>
            <w:t xml:space="preserve">Data Structures and Algorithms </w:t>
          </w:r>
        </w:p>
        <w:p w14:paraId="1A552BB0" w14:textId="4F1F6D7F" w:rsidR="00483759" w:rsidRPr="00483759" w:rsidRDefault="00483759" w:rsidP="0024328E">
          <w:pPr>
            <w:pStyle w:val="ad"/>
            <w:numPr>
              <w:ilvl w:val="5"/>
              <w:numId w:val="9"/>
            </w:numPr>
            <w:ind w:leftChars="0"/>
            <w:rPr>
              <w:rFonts w:cs="Times New Roman"/>
              <w:lang w:eastAsia="zh-TW"/>
            </w:rPr>
          </w:pPr>
          <w:r w:rsidRPr="00483759">
            <w:rPr>
              <w:rFonts w:cs="Times New Roman"/>
              <w:lang w:eastAsia="zh-TW"/>
            </w:rPr>
            <w:t>Main role on society</w:t>
          </w:r>
        </w:p>
        <w:p w14:paraId="5079C79E" w14:textId="57163D35" w:rsidR="00483759" w:rsidRDefault="00483759" w:rsidP="0024328E">
          <w:pPr>
            <w:pStyle w:val="TOC1"/>
            <w:numPr>
              <w:ilvl w:val="5"/>
              <w:numId w:val="9"/>
            </w:numPr>
            <w:rPr>
              <w:rFonts w:eastAsia="新細明體"/>
              <w:lang w:val="zh-TW"/>
            </w:rPr>
          </w:pPr>
          <w:r>
            <w:rPr>
              <w:rFonts w:eastAsia="新細明體" w:hint="eastAsia"/>
            </w:rPr>
            <w:t>Description</w:t>
          </w:r>
        </w:p>
        <w:p w14:paraId="0DEEB9A8" w14:textId="57A65E39" w:rsidR="00483759" w:rsidRPr="00483759" w:rsidRDefault="00483759" w:rsidP="0024328E">
          <w:pPr>
            <w:pStyle w:val="TOC1"/>
            <w:numPr>
              <w:ilvl w:val="5"/>
              <w:numId w:val="9"/>
            </w:numPr>
            <w:rPr>
              <w:rFonts w:eastAsia="新細明體"/>
              <w:lang w:val="zh-TW"/>
            </w:rPr>
          </w:pPr>
          <w:r>
            <w:rPr>
              <w:rFonts w:eastAsia="新細明體" w:hint="eastAsia"/>
            </w:rPr>
            <w:t>Related product or technic</w:t>
          </w:r>
        </w:p>
        <w:p w14:paraId="173B2685" w14:textId="68FDE96A" w:rsidR="00483759" w:rsidRDefault="000D30B7" w:rsidP="0024328E">
          <w:pPr>
            <w:pStyle w:val="TOC1"/>
            <w:numPr>
              <w:ilvl w:val="4"/>
              <w:numId w:val="9"/>
            </w:numPr>
            <w:rPr>
              <w:rFonts w:eastAsia="新細明體"/>
              <w:lang w:val="zh-TW"/>
            </w:rPr>
          </w:pPr>
          <w:r>
            <w:t xml:space="preserve">Computer Networks </w:t>
          </w:r>
        </w:p>
        <w:p w14:paraId="0775862E" w14:textId="74BC3A87" w:rsidR="00483759" w:rsidRPr="00483759" w:rsidRDefault="00483759" w:rsidP="0024328E">
          <w:pPr>
            <w:pStyle w:val="ad"/>
            <w:numPr>
              <w:ilvl w:val="5"/>
              <w:numId w:val="9"/>
            </w:numPr>
            <w:ind w:leftChars="0"/>
            <w:rPr>
              <w:rFonts w:cs="Times New Roman"/>
              <w:lang w:eastAsia="zh-TW"/>
            </w:rPr>
          </w:pPr>
          <w:r w:rsidRPr="00483759">
            <w:rPr>
              <w:rFonts w:cs="Times New Roman"/>
              <w:lang w:eastAsia="zh-TW"/>
            </w:rPr>
            <w:t>Main role on society</w:t>
          </w:r>
        </w:p>
        <w:p w14:paraId="42A93BC6" w14:textId="456FEAB5" w:rsidR="00483759" w:rsidRDefault="00483759" w:rsidP="0024328E">
          <w:pPr>
            <w:pStyle w:val="TOC1"/>
            <w:numPr>
              <w:ilvl w:val="5"/>
              <w:numId w:val="9"/>
            </w:numPr>
            <w:rPr>
              <w:rFonts w:eastAsia="新細明體"/>
              <w:lang w:val="zh-TW"/>
            </w:rPr>
          </w:pPr>
          <w:r>
            <w:rPr>
              <w:rFonts w:eastAsia="新細明體" w:hint="eastAsia"/>
            </w:rPr>
            <w:t>Description</w:t>
          </w:r>
        </w:p>
        <w:p w14:paraId="579EF04C" w14:textId="23D235C9" w:rsidR="00483759" w:rsidRPr="00483759" w:rsidRDefault="00483759" w:rsidP="0024328E">
          <w:pPr>
            <w:pStyle w:val="TOC1"/>
            <w:numPr>
              <w:ilvl w:val="5"/>
              <w:numId w:val="9"/>
            </w:numPr>
            <w:rPr>
              <w:rFonts w:eastAsia="新細明體"/>
              <w:lang w:val="zh-TW"/>
            </w:rPr>
          </w:pPr>
          <w:r>
            <w:rPr>
              <w:rFonts w:eastAsia="新細明體" w:hint="eastAsia"/>
            </w:rPr>
            <w:t>Related product or technic</w:t>
          </w:r>
        </w:p>
        <w:p w14:paraId="21C8E382" w14:textId="368181B3" w:rsidR="000D30B7" w:rsidRDefault="000D30B7" w:rsidP="0024328E">
          <w:pPr>
            <w:pStyle w:val="TOC1"/>
            <w:numPr>
              <w:ilvl w:val="4"/>
              <w:numId w:val="9"/>
            </w:numPr>
            <w:rPr>
              <w:rFonts w:eastAsia="新細明體"/>
              <w:lang w:val="zh-TW"/>
            </w:rPr>
          </w:pPr>
          <w:r>
            <w:t xml:space="preserve">Computer Security </w:t>
          </w:r>
        </w:p>
        <w:p w14:paraId="68B17B16" w14:textId="008CB809" w:rsidR="00483759" w:rsidRPr="00483759" w:rsidRDefault="00483759" w:rsidP="0024328E">
          <w:pPr>
            <w:pStyle w:val="ad"/>
            <w:numPr>
              <w:ilvl w:val="5"/>
              <w:numId w:val="9"/>
            </w:numPr>
            <w:ind w:leftChars="0"/>
            <w:rPr>
              <w:rFonts w:cs="Times New Roman"/>
              <w:lang w:eastAsia="zh-TW"/>
            </w:rPr>
          </w:pPr>
          <w:r w:rsidRPr="00483759">
            <w:rPr>
              <w:rFonts w:cs="Times New Roman"/>
              <w:lang w:eastAsia="zh-TW"/>
            </w:rPr>
            <w:t>Main role on society</w:t>
          </w:r>
        </w:p>
        <w:p w14:paraId="7BCBE601" w14:textId="1E6ECFED" w:rsidR="00483759" w:rsidRDefault="00483759" w:rsidP="0024328E">
          <w:pPr>
            <w:pStyle w:val="TOC1"/>
            <w:numPr>
              <w:ilvl w:val="5"/>
              <w:numId w:val="9"/>
            </w:numPr>
            <w:rPr>
              <w:rFonts w:eastAsia="新細明體"/>
              <w:lang w:val="zh-TW"/>
            </w:rPr>
          </w:pPr>
          <w:r>
            <w:rPr>
              <w:rFonts w:eastAsia="新細明體" w:hint="eastAsia"/>
            </w:rPr>
            <w:t>Description</w:t>
          </w:r>
        </w:p>
        <w:p w14:paraId="00AF85ED" w14:textId="4A6ED672" w:rsidR="00483759" w:rsidRPr="00483759" w:rsidRDefault="00483759" w:rsidP="0024328E">
          <w:pPr>
            <w:pStyle w:val="TOC1"/>
            <w:numPr>
              <w:ilvl w:val="5"/>
              <w:numId w:val="9"/>
            </w:numPr>
            <w:rPr>
              <w:rFonts w:eastAsia="新細明體"/>
              <w:lang w:val="zh-TW"/>
            </w:rPr>
          </w:pPr>
          <w:r>
            <w:rPr>
              <w:rFonts w:eastAsia="新細明體" w:hint="eastAsia"/>
            </w:rPr>
            <w:t>Related product or technic</w:t>
          </w:r>
        </w:p>
        <w:p w14:paraId="34DE9D57" w14:textId="577E20D9" w:rsidR="000D30B7" w:rsidRDefault="000D30B7" w:rsidP="0024328E">
          <w:pPr>
            <w:pStyle w:val="TOC1"/>
            <w:numPr>
              <w:ilvl w:val="4"/>
              <w:numId w:val="9"/>
            </w:numPr>
            <w:rPr>
              <w:rFonts w:eastAsia="新細明體"/>
              <w:lang w:val="zh-TW"/>
            </w:rPr>
          </w:pPr>
          <w:r>
            <w:lastRenderedPageBreak/>
            <w:t xml:space="preserve">Databases </w:t>
          </w:r>
        </w:p>
        <w:p w14:paraId="7FF6524F" w14:textId="6995779D" w:rsidR="00483759" w:rsidRPr="00483759" w:rsidRDefault="00483759" w:rsidP="0024328E">
          <w:pPr>
            <w:pStyle w:val="ad"/>
            <w:numPr>
              <w:ilvl w:val="5"/>
              <w:numId w:val="9"/>
            </w:numPr>
            <w:ind w:leftChars="0"/>
            <w:rPr>
              <w:rFonts w:cs="Times New Roman"/>
              <w:lang w:eastAsia="zh-TW"/>
            </w:rPr>
          </w:pPr>
          <w:r w:rsidRPr="00483759">
            <w:rPr>
              <w:rFonts w:cs="Times New Roman"/>
              <w:lang w:eastAsia="zh-TW"/>
            </w:rPr>
            <w:t>Main role on society</w:t>
          </w:r>
        </w:p>
        <w:p w14:paraId="27C0ADA4" w14:textId="6B77F162" w:rsidR="00483759" w:rsidRDefault="00483759" w:rsidP="0024328E">
          <w:pPr>
            <w:pStyle w:val="TOC1"/>
            <w:numPr>
              <w:ilvl w:val="5"/>
              <w:numId w:val="9"/>
            </w:numPr>
            <w:rPr>
              <w:rFonts w:eastAsia="新細明體"/>
              <w:lang w:val="zh-TW"/>
            </w:rPr>
          </w:pPr>
          <w:r>
            <w:rPr>
              <w:rFonts w:eastAsia="新細明體" w:hint="eastAsia"/>
            </w:rPr>
            <w:t>Description</w:t>
          </w:r>
        </w:p>
        <w:p w14:paraId="55007498" w14:textId="4925EC6F" w:rsidR="00483759" w:rsidRPr="00483759" w:rsidRDefault="00483759" w:rsidP="0024328E">
          <w:pPr>
            <w:pStyle w:val="TOC1"/>
            <w:numPr>
              <w:ilvl w:val="5"/>
              <w:numId w:val="9"/>
            </w:numPr>
            <w:rPr>
              <w:rFonts w:eastAsia="新細明體"/>
              <w:lang w:val="zh-TW"/>
            </w:rPr>
          </w:pPr>
          <w:r>
            <w:rPr>
              <w:rFonts w:eastAsia="新細明體" w:hint="eastAsia"/>
            </w:rPr>
            <w:t>Related product or technic</w:t>
          </w:r>
        </w:p>
        <w:p w14:paraId="6A4B64F3" w14:textId="56BABA5C" w:rsidR="000D30B7" w:rsidRDefault="000D30B7" w:rsidP="0024328E">
          <w:pPr>
            <w:pStyle w:val="TOC1"/>
            <w:numPr>
              <w:ilvl w:val="4"/>
              <w:numId w:val="9"/>
            </w:numPr>
            <w:rPr>
              <w:rFonts w:eastAsia="新細明體"/>
              <w:lang w:val="zh-TW"/>
            </w:rPr>
          </w:pPr>
          <w:r>
            <w:t xml:space="preserve">Human-Computer Interaction </w:t>
          </w:r>
        </w:p>
        <w:p w14:paraId="480B5747" w14:textId="24C3FBE8" w:rsidR="00483759" w:rsidRPr="00483759" w:rsidRDefault="00483759" w:rsidP="0024328E">
          <w:pPr>
            <w:pStyle w:val="ad"/>
            <w:numPr>
              <w:ilvl w:val="5"/>
              <w:numId w:val="9"/>
            </w:numPr>
            <w:ind w:leftChars="0"/>
            <w:rPr>
              <w:rFonts w:cs="Times New Roman"/>
              <w:lang w:eastAsia="zh-TW"/>
            </w:rPr>
          </w:pPr>
          <w:r w:rsidRPr="00483759">
            <w:rPr>
              <w:rFonts w:cs="Times New Roman"/>
              <w:lang w:eastAsia="zh-TW"/>
            </w:rPr>
            <w:t>Main role on society</w:t>
          </w:r>
        </w:p>
        <w:p w14:paraId="76201A21" w14:textId="5D0FD1D1" w:rsidR="00483759" w:rsidRDefault="00483759" w:rsidP="0024328E">
          <w:pPr>
            <w:pStyle w:val="TOC1"/>
            <w:numPr>
              <w:ilvl w:val="5"/>
              <w:numId w:val="9"/>
            </w:numPr>
            <w:rPr>
              <w:rFonts w:eastAsia="新細明體"/>
              <w:lang w:val="zh-TW"/>
            </w:rPr>
          </w:pPr>
          <w:r>
            <w:rPr>
              <w:rFonts w:eastAsia="新細明體" w:hint="eastAsia"/>
            </w:rPr>
            <w:t>Description</w:t>
          </w:r>
        </w:p>
        <w:p w14:paraId="096A249D" w14:textId="37136015" w:rsidR="00483759" w:rsidRPr="00483759" w:rsidRDefault="00483759" w:rsidP="0024328E">
          <w:pPr>
            <w:pStyle w:val="TOC1"/>
            <w:numPr>
              <w:ilvl w:val="5"/>
              <w:numId w:val="9"/>
            </w:numPr>
            <w:rPr>
              <w:rFonts w:eastAsia="新細明體"/>
              <w:lang w:val="zh-TW"/>
            </w:rPr>
          </w:pPr>
          <w:r>
            <w:rPr>
              <w:rFonts w:eastAsia="新細明體" w:hint="eastAsia"/>
            </w:rPr>
            <w:t>Related product or technic</w:t>
          </w:r>
        </w:p>
        <w:p w14:paraId="3D4C186C" w14:textId="7A0D2537" w:rsidR="000D30B7" w:rsidRPr="00895B7D" w:rsidRDefault="000D30B7" w:rsidP="0024328E">
          <w:pPr>
            <w:pStyle w:val="TOC1"/>
            <w:numPr>
              <w:ilvl w:val="0"/>
              <w:numId w:val="35"/>
            </w:numPr>
            <w:rPr>
              <w:rFonts w:eastAsia="新細明體"/>
              <w:sz w:val="24"/>
              <w:szCs w:val="24"/>
            </w:rPr>
          </w:pPr>
          <w:hyperlink w:anchor="Challenge" w:history="1">
            <w:r w:rsidRPr="00895B7D">
              <w:rPr>
                <w:rStyle w:val="ae"/>
                <w:sz w:val="24"/>
                <w:szCs w:val="24"/>
              </w:rPr>
              <w:t xml:space="preserve">Currently challenge of Computer Science </w:t>
            </w:r>
          </w:hyperlink>
        </w:p>
        <w:p w14:paraId="3E7FD4B9" w14:textId="3921982C" w:rsidR="00804CF7" w:rsidRPr="00804CF7" w:rsidRDefault="00804CF7" w:rsidP="0024328E">
          <w:pPr>
            <w:pStyle w:val="ad"/>
            <w:numPr>
              <w:ilvl w:val="4"/>
              <w:numId w:val="33"/>
            </w:numPr>
            <w:ind w:leftChars="0"/>
            <w:rPr>
              <w:rFonts w:eastAsia="新細明體"/>
              <w:lang w:eastAsia="zh-TW"/>
            </w:rPr>
          </w:pPr>
          <w:r w:rsidRPr="00804CF7">
            <w:rPr>
              <w:rFonts w:eastAsia="新細明體"/>
              <w:lang w:eastAsia="zh-TW"/>
            </w:rPr>
            <w:t>Rapid technological change</w:t>
          </w:r>
          <w:r>
            <w:rPr>
              <w:rFonts w:eastAsia="新細明體" w:hint="eastAsia"/>
              <w:lang w:eastAsia="zh-TW"/>
            </w:rPr>
            <w:t xml:space="preserve"> </w:t>
          </w:r>
        </w:p>
        <w:p w14:paraId="491089A2" w14:textId="62CC0A25" w:rsidR="00804CF7" w:rsidRPr="00804CF7" w:rsidRDefault="00804CF7" w:rsidP="0024328E">
          <w:pPr>
            <w:pStyle w:val="ad"/>
            <w:numPr>
              <w:ilvl w:val="4"/>
              <w:numId w:val="33"/>
            </w:numPr>
            <w:ind w:leftChars="0"/>
            <w:rPr>
              <w:rFonts w:eastAsia="新細明體"/>
              <w:lang w:eastAsia="zh-TW"/>
            </w:rPr>
          </w:pPr>
          <w:r w:rsidRPr="00804CF7">
            <w:rPr>
              <w:rFonts w:eastAsia="新細明體"/>
              <w:lang w:eastAsia="zh-TW"/>
            </w:rPr>
            <w:t>Cybersecurity threats</w:t>
          </w:r>
          <w:r>
            <w:rPr>
              <w:rFonts w:eastAsia="新細明體" w:hint="eastAsia"/>
              <w:lang w:eastAsia="zh-TW"/>
            </w:rPr>
            <w:t xml:space="preserve"> </w:t>
          </w:r>
        </w:p>
        <w:p w14:paraId="1A7CF02F" w14:textId="58FAF413" w:rsidR="00804CF7" w:rsidRPr="00804CF7" w:rsidRDefault="00804CF7" w:rsidP="0024328E">
          <w:pPr>
            <w:pStyle w:val="ad"/>
            <w:numPr>
              <w:ilvl w:val="4"/>
              <w:numId w:val="33"/>
            </w:numPr>
            <w:ind w:leftChars="0"/>
            <w:rPr>
              <w:rFonts w:eastAsia="新細明體"/>
              <w:lang w:eastAsia="zh-TW"/>
            </w:rPr>
          </w:pPr>
          <w:r w:rsidRPr="00804CF7">
            <w:rPr>
              <w:rFonts w:eastAsia="新細明體"/>
              <w:lang w:eastAsia="zh-TW"/>
            </w:rPr>
            <w:t>Ethical considerations</w:t>
          </w:r>
          <w:r>
            <w:rPr>
              <w:rFonts w:eastAsia="新細明體" w:hint="eastAsia"/>
              <w:lang w:eastAsia="zh-TW"/>
            </w:rPr>
            <w:t xml:space="preserve"> </w:t>
          </w:r>
        </w:p>
        <w:p w14:paraId="4616F6DE" w14:textId="75D50D68" w:rsidR="00804CF7" w:rsidRPr="00804CF7" w:rsidRDefault="00804CF7" w:rsidP="0024328E">
          <w:pPr>
            <w:pStyle w:val="ad"/>
            <w:numPr>
              <w:ilvl w:val="4"/>
              <w:numId w:val="33"/>
            </w:numPr>
            <w:ind w:leftChars="0"/>
            <w:rPr>
              <w:rFonts w:eastAsia="新細明體"/>
              <w:lang w:eastAsia="zh-TW"/>
            </w:rPr>
          </w:pPr>
          <w:r w:rsidRPr="00804CF7">
            <w:rPr>
              <w:rFonts w:eastAsia="新細明體"/>
              <w:lang w:eastAsia="zh-TW"/>
            </w:rPr>
            <w:t>Data Management and Privacy</w:t>
          </w:r>
          <w:r>
            <w:rPr>
              <w:rFonts w:eastAsia="新細明體" w:hint="eastAsia"/>
              <w:lang w:eastAsia="zh-TW"/>
            </w:rPr>
            <w:t xml:space="preserve"> </w:t>
          </w:r>
        </w:p>
        <w:p w14:paraId="1DED1512" w14:textId="30AD7819" w:rsidR="000D30B7" w:rsidRPr="00895B7D" w:rsidRDefault="000D30B7" w:rsidP="0024328E">
          <w:pPr>
            <w:pStyle w:val="TOC1"/>
            <w:numPr>
              <w:ilvl w:val="0"/>
              <w:numId w:val="35"/>
            </w:numPr>
            <w:rPr>
              <w:rFonts w:eastAsia="新細明體"/>
              <w:sz w:val="24"/>
              <w:szCs w:val="24"/>
            </w:rPr>
          </w:pPr>
          <w:hyperlink w:anchor="Prospect" w:history="1">
            <w:r w:rsidRPr="00895B7D">
              <w:rPr>
                <w:rStyle w:val="ae"/>
                <w:rFonts w:hint="eastAsia"/>
                <w:sz w:val="24"/>
                <w:szCs w:val="24"/>
              </w:rPr>
              <w:t xml:space="preserve">The </w:t>
            </w:r>
            <w:r w:rsidR="00A70C1E" w:rsidRPr="00895B7D">
              <w:rPr>
                <w:rStyle w:val="ae"/>
                <w:rFonts w:eastAsia="新細明體" w:hint="eastAsia"/>
                <w:sz w:val="24"/>
                <w:szCs w:val="24"/>
              </w:rPr>
              <w:t>prospect</w:t>
            </w:r>
            <w:r w:rsidRPr="00895B7D">
              <w:rPr>
                <w:rStyle w:val="ae"/>
                <w:sz w:val="24"/>
                <w:szCs w:val="24"/>
              </w:rPr>
              <w:t xml:space="preserve"> of Computer Science’</w:t>
            </w:r>
            <w:r w:rsidRPr="00895B7D">
              <w:rPr>
                <w:rStyle w:val="ae"/>
                <w:rFonts w:hint="eastAsia"/>
                <w:sz w:val="24"/>
                <w:szCs w:val="24"/>
              </w:rPr>
              <w:t xml:space="preserve"> development</w:t>
            </w:r>
          </w:hyperlink>
          <w:r w:rsidRPr="00895B7D">
            <w:rPr>
              <w:sz w:val="24"/>
              <w:szCs w:val="24"/>
            </w:rPr>
            <w:t xml:space="preserve"> </w:t>
          </w:r>
        </w:p>
        <w:p w14:paraId="399DB0C9" w14:textId="3456F02A" w:rsidR="00965266" w:rsidRDefault="00965266" w:rsidP="0024328E">
          <w:pPr>
            <w:pStyle w:val="ad"/>
            <w:numPr>
              <w:ilvl w:val="4"/>
              <w:numId w:val="34"/>
            </w:numPr>
            <w:ind w:leftChars="0"/>
            <w:rPr>
              <w:rFonts w:eastAsia="新細明體"/>
              <w:lang w:eastAsia="zh-TW"/>
            </w:rPr>
          </w:pPr>
          <w:r w:rsidRPr="00965266">
            <w:rPr>
              <w:rFonts w:eastAsia="新細明體"/>
              <w:lang w:eastAsia="zh-TW"/>
            </w:rPr>
            <w:t>Technological Innovation</w:t>
          </w:r>
          <w:r>
            <w:rPr>
              <w:rFonts w:eastAsia="新細明體" w:hint="eastAsia"/>
              <w:lang w:eastAsia="zh-TW"/>
            </w:rPr>
            <w:t xml:space="preserve"> </w:t>
          </w:r>
        </w:p>
        <w:p w14:paraId="7FE9C502" w14:textId="1D0173C5" w:rsidR="00872E6C" w:rsidRPr="00872E6C" w:rsidRDefault="00872E6C" w:rsidP="0024328E">
          <w:pPr>
            <w:pStyle w:val="ad"/>
            <w:numPr>
              <w:ilvl w:val="5"/>
              <w:numId w:val="34"/>
            </w:numPr>
            <w:ind w:leftChars="0"/>
            <w:rPr>
              <w:rFonts w:eastAsia="新細明體"/>
              <w:lang w:eastAsia="zh-TW"/>
            </w:rPr>
          </w:pPr>
          <w:r w:rsidRPr="00872E6C">
            <w:rPr>
              <w:rFonts w:eastAsia="新細明體"/>
              <w:lang w:eastAsia="zh-TW"/>
            </w:rPr>
            <w:t>Advancement in Computing Power</w:t>
          </w:r>
          <w:r w:rsidR="00A455F4">
            <w:rPr>
              <w:rFonts w:eastAsia="新細明體" w:hint="eastAsia"/>
              <w:lang w:eastAsia="zh-TW"/>
            </w:rPr>
            <w:t xml:space="preserve"> </w:t>
          </w:r>
        </w:p>
        <w:p w14:paraId="4637C9ED" w14:textId="644707C2" w:rsidR="00872E6C" w:rsidRPr="00872E6C" w:rsidRDefault="00872E6C" w:rsidP="0024328E">
          <w:pPr>
            <w:pStyle w:val="ad"/>
            <w:numPr>
              <w:ilvl w:val="5"/>
              <w:numId w:val="34"/>
            </w:numPr>
            <w:ind w:leftChars="0"/>
            <w:rPr>
              <w:rFonts w:eastAsia="新細明體"/>
              <w:lang w:eastAsia="zh-TW"/>
            </w:rPr>
          </w:pPr>
          <w:r w:rsidRPr="00872E6C">
            <w:rPr>
              <w:rFonts w:eastAsia="新細明體"/>
              <w:lang w:eastAsia="zh-TW"/>
            </w:rPr>
            <w:t>Quantum Computing</w:t>
          </w:r>
          <w:r w:rsidR="00A455F4">
            <w:rPr>
              <w:rFonts w:eastAsia="新細明體" w:hint="eastAsia"/>
              <w:lang w:eastAsia="zh-TW"/>
            </w:rPr>
            <w:t xml:space="preserve"> </w:t>
          </w:r>
        </w:p>
        <w:p w14:paraId="654A560C" w14:textId="1BC05CC2" w:rsidR="00872E6C" w:rsidRPr="00872E6C" w:rsidRDefault="00872E6C" w:rsidP="0024328E">
          <w:pPr>
            <w:pStyle w:val="ad"/>
            <w:numPr>
              <w:ilvl w:val="5"/>
              <w:numId w:val="34"/>
            </w:numPr>
            <w:ind w:leftChars="0"/>
            <w:rPr>
              <w:rFonts w:eastAsia="新細明體"/>
              <w:lang w:eastAsia="zh-TW"/>
            </w:rPr>
          </w:pPr>
          <w:r w:rsidRPr="00872E6C">
            <w:rPr>
              <w:rFonts w:eastAsia="新細明體"/>
              <w:lang w:eastAsia="zh-TW"/>
            </w:rPr>
            <w:t>Biological Computing</w:t>
          </w:r>
          <w:r w:rsidR="00A455F4">
            <w:rPr>
              <w:rFonts w:eastAsia="新細明體" w:hint="eastAsia"/>
              <w:lang w:eastAsia="zh-TW"/>
            </w:rPr>
            <w:t xml:space="preserve"> </w:t>
          </w:r>
        </w:p>
        <w:p w14:paraId="587C6974" w14:textId="208738AF" w:rsidR="00872E6C" w:rsidRPr="00872E6C" w:rsidRDefault="00872E6C" w:rsidP="0024328E">
          <w:pPr>
            <w:pStyle w:val="ad"/>
            <w:numPr>
              <w:ilvl w:val="5"/>
              <w:numId w:val="34"/>
            </w:numPr>
            <w:ind w:leftChars="0"/>
            <w:rPr>
              <w:rFonts w:eastAsia="新細明體"/>
              <w:lang w:eastAsia="zh-TW"/>
            </w:rPr>
          </w:pPr>
          <w:r w:rsidRPr="00872E6C">
            <w:rPr>
              <w:rFonts w:eastAsia="新細明體"/>
              <w:lang w:eastAsia="zh-TW"/>
            </w:rPr>
            <w:t>Neural Computing and Artificial Intelligence</w:t>
          </w:r>
          <w:r w:rsidR="00A455F4">
            <w:rPr>
              <w:rFonts w:eastAsia="新細明體" w:hint="eastAsia"/>
              <w:lang w:eastAsia="zh-TW"/>
            </w:rPr>
            <w:t xml:space="preserve"> </w:t>
          </w:r>
        </w:p>
        <w:p w14:paraId="7193F286" w14:textId="66FAA8D9" w:rsidR="00965266" w:rsidRDefault="00965266" w:rsidP="0024328E">
          <w:pPr>
            <w:pStyle w:val="ad"/>
            <w:numPr>
              <w:ilvl w:val="4"/>
              <w:numId w:val="34"/>
            </w:numPr>
            <w:ind w:leftChars="0"/>
            <w:rPr>
              <w:rFonts w:eastAsia="新細明體"/>
              <w:lang w:eastAsia="zh-TW"/>
            </w:rPr>
          </w:pPr>
          <w:r w:rsidRPr="00965266">
            <w:rPr>
              <w:rFonts w:eastAsia="新細明體"/>
              <w:lang w:eastAsia="zh-TW"/>
            </w:rPr>
            <w:t>Expansion of Application Fields</w:t>
          </w:r>
          <w:r>
            <w:rPr>
              <w:rFonts w:eastAsia="新細明體" w:hint="eastAsia"/>
              <w:lang w:eastAsia="zh-TW"/>
            </w:rPr>
            <w:t xml:space="preserve"> </w:t>
          </w:r>
        </w:p>
        <w:p w14:paraId="114A089B" w14:textId="7AB30064" w:rsidR="00872E6C" w:rsidRPr="00872E6C" w:rsidRDefault="00872E6C" w:rsidP="0024328E">
          <w:pPr>
            <w:pStyle w:val="ad"/>
            <w:numPr>
              <w:ilvl w:val="5"/>
              <w:numId w:val="34"/>
            </w:numPr>
            <w:ind w:leftChars="0"/>
            <w:rPr>
              <w:rFonts w:eastAsia="新細明體"/>
              <w:lang w:eastAsia="zh-TW"/>
            </w:rPr>
          </w:pPr>
          <w:r w:rsidRPr="00872E6C">
            <w:rPr>
              <w:rFonts w:eastAsia="新細明體"/>
              <w:lang w:eastAsia="zh-TW"/>
            </w:rPr>
            <w:t>Healthcare</w:t>
          </w:r>
          <w:r w:rsidR="00A455F4">
            <w:rPr>
              <w:rFonts w:eastAsia="新細明體" w:hint="eastAsia"/>
              <w:lang w:eastAsia="zh-TW"/>
            </w:rPr>
            <w:t xml:space="preserve"> </w:t>
          </w:r>
        </w:p>
        <w:p w14:paraId="6038DE40" w14:textId="1711183F" w:rsidR="00872E6C" w:rsidRPr="00872E6C" w:rsidRDefault="00872E6C" w:rsidP="0024328E">
          <w:pPr>
            <w:pStyle w:val="ad"/>
            <w:numPr>
              <w:ilvl w:val="5"/>
              <w:numId w:val="34"/>
            </w:numPr>
            <w:ind w:leftChars="0"/>
            <w:rPr>
              <w:rFonts w:eastAsia="新細明體"/>
              <w:lang w:eastAsia="zh-TW"/>
            </w:rPr>
          </w:pPr>
          <w:r w:rsidRPr="00872E6C">
            <w:rPr>
              <w:rFonts w:eastAsia="新細明體"/>
              <w:lang w:eastAsia="zh-TW"/>
            </w:rPr>
            <w:t>Finance and Business</w:t>
          </w:r>
          <w:r w:rsidR="00A455F4">
            <w:rPr>
              <w:rFonts w:eastAsia="新細明體" w:hint="eastAsia"/>
              <w:lang w:eastAsia="zh-TW"/>
            </w:rPr>
            <w:t xml:space="preserve"> </w:t>
          </w:r>
        </w:p>
        <w:p w14:paraId="00B32315" w14:textId="5EB00CCF" w:rsidR="00872E6C" w:rsidRPr="00872E6C" w:rsidRDefault="00872E6C" w:rsidP="0024328E">
          <w:pPr>
            <w:pStyle w:val="ad"/>
            <w:numPr>
              <w:ilvl w:val="5"/>
              <w:numId w:val="34"/>
            </w:numPr>
            <w:ind w:leftChars="0"/>
            <w:rPr>
              <w:rFonts w:eastAsia="新細明體"/>
              <w:lang w:eastAsia="zh-TW"/>
            </w:rPr>
          </w:pPr>
          <w:r w:rsidRPr="00872E6C">
            <w:rPr>
              <w:rFonts w:eastAsia="新細明體"/>
              <w:lang w:eastAsia="zh-TW"/>
            </w:rPr>
            <w:t>Education</w:t>
          </w:r>
          <w:r w:rsidR="00A455F4">
            <w:rPr>
              <w:rFonts w:eastAsia="新細明體" w:hint="eastAsia"/>
              <w:lang w:eastAsia="zh-TW"/>
            </w:rPr>
            <w:t xml:space="preserve"> </w:t>
          </w:r>
        </w:p>
        <w:p w14:paraId="1FA52242" w14:textId="44C5C26E" w:rsidR="00872E6C" w:rsidRPr="00872E6C" w:rsidRDefault="00872E6C" w:rsidP="0024328E">
          <w:pPr>
            <w:pStyle w:val="ad"/>
            <w:numPr>
              <w:ilvl w:val="5"/>
              <w:numId w:val="34"/>
            </w:numPr>
            <w:ind w:leftChars="0"/>
            <w:rPr>
              <w:rFonts w:eastAsia="新細明體"/>
              <w:lang w:eastAsia="zh-TW"/>
            </w:rPr>
          </w:pPr>
          <w:r w:rsidRPr="00872E6C">
            <w:rPr>
              <w:rFonts w:eastAsia="新細明體"/>
              <w:lang w:eastAsia="zh-TW"/>
            </w:rPr>
            <w:t>Smart Cities and the Internet of Things (IoT)</w:t>
          </w:r>
          <w:r w:rsidR="00A455F4">
            <w:rPr>
              <w:rFonts w:eastAsia="新細明體" w:hint="eastAsia"/>
              <w:lang w:eastAsia="zh-TW"/>
            </w:rPr>
            <w:t xml:space="preserve"> </w:t>
          </w:r>
        </w:p>
        <w:p w14:paraId="53CBE0E9" w14:textId="0DF091A3" w:rsidR="00965266" w:rsidRDefault="00965266" w:rsidP="0024328E">
          <w:pPr>
            <w:pStyle w:val="ad"/>
            <w:numPr>
              <w:ilvl w:val="4"/>
              <w:numId w:val="34"/>
            </w:numPr>
            <w:ind w:leftChars="0"/>
            <w:rPr>
              <w:rFonts w:eastAsia="新細明體"/>
              <w:lang w:eastAsia="zh-TW"/>
            </w:rPr>
          </w:pPr>
          <w:r w:rsidRPr="00965266">
            <w:rPr>
              <w:rFonts w:eastAsia="新細明體"/>
              <w:lang w:eastAsia="zh-TW"/>
            </w:rPr>
            <w:t>Data Science and Big Data</w:t>
          </w:r>
          <w:r>
            <w:rPr>
              <w:rFonts w:eastAsia="新細明體" w:hint="eastAsia"/>
              <w:lang w:eastAsia="zh-TW"/>
            </w:rPr>
            <w:t xml:space="preserve"> </w:t>
          </w:r>
        </w:p>
        <w:p w14:paraId="5F5F67B2" w14:textId="38CB3486" w:rsidR="00872E6C" w:rsidRPr="00872E6C" w:rsidRDefault="00872E6C" w:rsidP="0024328E">
          <w:pPr>
            <w:pStyle w:val="ad"/>
            <w:numPr>
              <w:ilvl w:val="5"/>
              <w:numId w:val="34"/>
            </w:numPr>
            <w:ind w:leftChars="0"/>
            <w:rPr>
              <w:rFonts w:eastAsia="新細明體"/>
              <w:lang w:eastAsia="zh-TW"/>
            </w:rPr>
          </w:pPr>
          <w:r w:rsidRPr="00872E6C">
            <w:rPr>
              <w:rFonts w:eastAsia="新細明體"/>
              <w:lang w:eastAsia="zh-TW"/>
            </w:rPr>
            <w:lastRenderedPageBreak/>
            <w:t>Data-Driven Decision Making</w:t>
          </w:r>
          <w:r w:rsidR="00A455F4">
            <w:rPr>
              <w:rFonts w:eastAsia="新細明體" w:hint="eastAsia"/>
              <w:lang w:eastAsia="zh-TW"/>
            </w:rPr>
            <w:t xml:space="preserve"> </w:t>
          </w:r>
        </w:p>
        <w:p w14:paraId="5085588C" w14:textId="3EA674AB" w:rsidR="00872E6C" w:rsidRPr="00872E6C" w:rsidRDefault="00872E6C" w:rsidP="0024328E">
          <w:pPr>
            <w:pStyle w:val="ad"/>
            <w:numPr>
              <w:ilvl w:val="5"/>
              <w:numId w:val="34"/>
            </w:numPr>
            <w:ind w:leftChars="0"/>
            <w:rPr>
              <w:rFonts w:eastAsia="新細明體"/>
              <w:lang w:eastAsia="zh-TW"/>
            </w:rPr>
          </w:pPr>
          <w:r w:rsidRPr="00872E6C">
            <w:rPr>
              <w:rFonts w:eastAsia="新細明體"/>
              <w:lang w:eastAsia="zh-TW"/>
            </w:rPr>
            <w:t>Data Privacy and Security</w:t>
          </w:r>
          <w:r w:rsidR="00A455F4">
            <w:rPr>
              <w:rFonts w:eastAsia="新細明體" w:hint="eastAsia"/>
              <w:lang w:eastAsia="zh-TW"/>
            </w:rPr>
            <w:t xml:space="preserve"> </w:t>
          </w:r>
        </w:p>
        <w:p w14:paraId="374B60B0" w14:textId="4B3ADD49" w:rsidR="00D51618" w:rsidRDefault="00965266" w:rsidP="0024328E">
          <w:pPr>
            <w:pStyle w:val="ad"/>
            <w:numPr>
              <w:ilvl w:val="4"/>
              <w:numId w:val="34"/>
            </w:numPr>
            <w:ind w:leftChars="0"/>
            <w:rPr>
              <w:rFonts w:eastAsia="新細明體"/>
              <w:lang w:eastAsia="zh-TW"/>
            </w:rPr>
          </w:pPr>
          <w:r w:rsidRPr="00965266">
            <w:rPr>
              <w:rFonts w:eastAsia="新細明體"/>
              <w:lang w:eastAsia="zh-TW"/>
            </w:rPr>
            <w:t>Interdisciplinary Collaboration</w:t>
          </w:r>
          <w:r>
            <w:rPr>
              <w:rFonts w:eastAsia="新細明體" w:hint="eastAsia"/>
              <w:lang w:eastAsia="zh-TW"/>
            </w:rPr>
            <w:t xml:space="preserve"> </w:t>
          </w:r>
        </w:p>
        <w:p w14:paraId="106015FF" w14:textId="63AE4702" w:rsidR="00872E6C" w:rsidRPr="00872E6C" w:rsidRDefault="00872E6C" w:rsidP="0024328E">
          <w:pPr>
            <w:pStyle w:val="ad"/>
            <w:numPr>
              <w:ilvl w:val="5"/>
              <w:numId w:val="34"/>
            </w:numPr>
            <w:ind w:leftChars="0"/>
            <w:rPr>
              <w:rFonts w:eastAsia="新細明體"/>
              <w:lang w:eastAsia="zh-TW"/>
            </w:rPr>
          </w:pPr>
          <w:r w:rsidRPr="00872E6C">
            <w:rPr>
              <w:rFonts w:eastAsia="新細明體"/>
              <w:lang w:eastAsia="zh-TW"/>
            </w:rPr>
            <w:t>Integration with Other Sciences</w:t>
          </w:r>
          <w:r w:rsidR="00A455F4">
            <w:rPr>
              <w:rFonts w:eastAsia="新細明體" w:hint="eastAsia"/>
              <w:lang w:eastAsia="zh-TW"/>
            </w:rPr>
            <w:t xml:space="preserve"> </w:t>
          </w:r>
        </w:p>
        <w:p w14:paraId="40F345E3" w14:textId="4A3594B1" w:rsidR="00872E6C" w:rsidRPr="00872E6C" w:rsidRDefault="00872E6C" w:rsidP="0024328E">
          <w:pPr>
            <w:pStyle w:val="ad"/>
            <w:numPr>
              <w:ilvl w:val="5"/>
              <w:numId w:val="34"/>
            </w:numPr>
            <w:ind w:leftChars="0"/>
            <w:rPr>
              <w:rFonts w:eastAsia="新細明體"/>
              <w:lang w:eastAsia="zh-TW"/>
            </w:rPr>
          </w:pPr>
          <w:r w:rsidRPr="00872E6C">
            <w:rPr>
              <w:rFonts w:eastAsia="新細明體"/>
              <w:lang w:eastAsia="zh-TW"/>
            </w:rPr>
            <w:t>Human-Computer Interaction (HCI)</w:t>
          </w:r>
          <w:r w:rsidR="00A455F4">
            <w:rPr>
              <w:rFonts w:eastAsia="新細明體" w:hint="eastAsia"/>
              <w:lang w:eastAsia="zh-TW"/>
            </w:rPr>
            <w:t xml:space="preserve"> </w:t>
          </w:r>
        </w:p>
        <w:p w14:paraId="05950E59" w14:textId="0FA782BC" w:rsidR="003A465B" w:rsidRPr="00895B7D" w:rsidRDefault="000D30B7" w:rsidP="0024328E">
          <w:pPr>
            <w:pStyle w:val="TOC1"/>
            <w:numPr>
              <w:ilvl w:val="0"/>
              <w:numId w:val="35"/>
            </w:numPr>
            <w:rPr>
              <w:rFonts w:eastAsia="新細明體"/>
              <w:sz w:val="24"/>
              <w:szCs w:val="24"/>
            </w:rPr>
          </w:pPr>
          <w:r w:rsidRPr="00895B7D">
            <w:rPr>
              <w:rFonts w:hint="eastAsia"/>
              <w:sz w:val="24"/>
              <w:szCs w:val="24"/>
            </w:rPr>
            <w:t>Summary</w:t>
          </w:r>
          <w:r w:rsidR="00224C19" w:rsidRPr="00895B7D">
            <w:rPr>
              <w:rFonts w:eastAsia="新細明體" w:hint="eastAsia"/>
              <w:sz w:val="24"/>
              <w:szCs w:val="24"/>
            </w:rPr>
            <w:t xml:space="preserve"> </w:t>
          </w:r>
        </w:p>
        <w:p w14:paraId="06374103" w14:textId="3FBCDAC0" w:rsidR="009F6086" w:rsidRDefault="00BC5EE4" w:rsidP="0024328E">
          <w:pPr>
            <w:pStyle w:val="TOC1"/>
            <w:numPr>
              <w:ilvl w:val="0"/>
              <w:numId w:val="36"/>
            </w:numPr>
          </w:pPr>
          <w:hyperlink w:anchor="Conclusion" w:history="1">
            <w:r w:rsidR="006E2C35" w:rsidRPr="00BC5EE4">
              <w:rPr>
                <w:rStyle w:val="ae"/>
                <w:rFonts w:hint="eastAsia"/>
                <w:sz w:val="32"/>
                <w:szCs w:val="32"/>
              </w:rPr>
              <w:t>Conclusio</w:t>
            </w:r>
            <w:r w:rsidR="006E2C35" w:rsidRPr="00BC5EE4">
              <w:rPr>
                <w:rStyle w:val="ae"/>
                <w:rFonts w:hint="eastAsia"/>
                <w:sz w:val="32"/>
                <w:szCs w:val="32"/>
              </w:rPr>
              <w:t>n</w:t>
            </w:r>
          </w:hyperlink>
          <w:r w:rsidR="009F6086">
            <w:ptab w:relativeTo="margin" w:alignment="right" w:leader="dot"/>
          </w:r>
          <w:r w:rsidR="009F6086">
            <w:rPr>
              <w:lang w:val="zh-TW"/>
            </w:rPr>
            <w:t>4</w:t>
          </w:r>
          <w:r>
            <w:rPr>
              <w:rFonts w:eastAsia="新細明體" w:hint="eastAsia"/>
              <w:lang w:val="zh-TW"/>
            </w:rPr>
            <w:t>0</w:t>
          </w:r>
        </w:p>
        <w:p w14:paraId="591D7FB1" w14:textId="7F7F7CDF" w:rsidR="0037721E" w:rsidRPr="00895B7D" w:rsidRDefault="006E2C35" w:rsidP="00895B7D">
          <w:pPr>
            <w:pStyle w:val="TOC2"/>
            <w:numPr>
              <w:ilvl w:val="0"/>
              <w:numId w:val="103"/>
            </w:numPr>
            <w:rPr>
              <w:sz w:val="24"/>
              <w:szCs w:val="24"/>
              <w:lang w:val="zh-TW"/>
            </w:rPr>
          </w:pPr>
          <w:r w:rsidRPr="00895B7D">
            <w:rPr>
              <w:rFonts w:hint="eastAsia"/>
              <w:sz w:val="24"/>
              <w:szCs w:val="24"/>
            </w:rPr>
            <w:t>An</w:t>
          </w:r>
          <w:r w:rsidR="00EF3D38" w:rsidRPr="00895B7D">
            <w:rPr>
              <w:rFonts w:hint="eastAsia"/>
              <w:sz w:val="24"/>
              <w:szCs w:val="24"/>
            </w:rPr>
            <w:t>a</w:t>
          </w:r>
          <w:r w:rsidR="0094153E" w:rsidRPr="00895B7D">
            <w:rPr>
              <w:rFonts w:hint="eastAsia"/>
              <w:sz w:val="24"/>
              <w:szCs w:val="24"/>
            </w:rPr>
            <w:t>lysis</w:t>
          </w:r>
        </w:p>
        <w:p w14:paraId="1F35BEAA" w14:textId="3ABC265B" w:rsidR="0094153E" w:rsidRPr="00895B7D" w:rsidRDefault="00F00EC3" w:rsidP="00895B7D">
          <w:pPr>
            <w:pStyle w:val="TOC2"/>
            <w:numPr>
              <w:ilvl w:val="0"/>
              <w:numId w:val="103"/>
            </w:numPr>
            <w:rPr>
              <w:sz w:val="24"/>
              <w:szCs w:val="24"/>
            </w:rPr>
          </w:pPr>
          <w:r w:rsidRPr="00895B7D">
            <w:rPr>
              <w:rFonts w:hint="eastAsia"/>
              <w:sz w:val="24"/>
              <w:szCs w:val="24"/>
            </w:rPr>
            <w:t>Reflection</w:t>
          </w:r>
        </w:p>
        <w:p w14:paraId="5BB882C4" w14:textId="5545D6BB" w:rsidR="0037721E" w:rsidRDefault="006170B5" w:rsidP="0024328E">
          <w:pPr>
            <w:pStyle w:val="TOC1"/>
            <w:numPr>
              <w:ilvl w:val="0"/>
              <w:numId w:val="36"/>
            </w:numPr>
          </w:pPr>
          <w:hyperlink w:anchor="Reference" w:history="1">
            <w:r w:rsidRPr="00895B7D">
              <w:rPr>
                <w:rStyle w:val="ae"/>
                <w:b/>
                <w:bCs/>
                <w:sz w:val="36"/>
                <w:szCs w:val="36"/>
              </w:rPr>
              <w:t>Refe</w:t>
            </w:r>
            <w:r w:rsidRPr="00895B7D">
              <w:rPr>
                <w:rStyle w:val="ae"/>
                <w:b/>
                <w:bCs/>
                <w:sz w:val="36"/>
                <w:szCs w:val="36"/>
              </w:rPr>
              <w:t>r</w:t>
            </w:r>
            <w:r w:rsidRPr="00895B7D">
              <w:rPr>
                <w:rStyle w:val="ae"/>
                <w:b/>
                <w:bCs/>
                <w:sz w:val="36"/>
                <w:szCs w:val="36"/>
              </w:rPr>
              <w:t>en</w:t>
            </w:r>
            <w:r w:rsidRPr="00895B7D">
              <w:rPr>
                <w:rStyle w:val="ae"/>
                <w:b/>
                <w:bCs/>
                <w:sz w:val="36"/>
                <w:szCs w:val="36"/>
              </w:rPr>
              <w:t>c</w:t>
            </w:r>
            <w:r w:rsidRPr="00895B7D">
              <w:rPr>
                <w:rStyle w:val="ae"/>
                <w:b/>
                <w:bCs/>
                <w:sz w:val="36"/>
                <w:szCs w:val="36"/>
              </w:rPr>
              <w:t>e</w:t>
            </w:r>
          </w:hyperlink>
          <w:r w:rsidR="0037721E">
            <w:ptab w:relativeTo="margin" w:alignment="right" w:leader="dot"/>
          </w:r>
          <w:r w:rsidR="0037721E">
            <w:rPr>
              <w:lang w:val="zh-TW"/>
            </w:rPr>
            <w:t>4</w:t>
          </w:r>
          <w:r w:rsidR="00895B7D">
            <w:rPr>
              <w:rFonts w:eastAsia="新細明體" w:hint="eastAsia"/>
              <w:lang w:val="zh-TW"/>
            </w:rPr>
            <w:t>1</w:t>
          </w:r>
        </w:p>
        <w:p w14:paraId="13BA2D10" w14:textId="46832C04" w:rsidR="006170B5" w:rsidRPr="00895B7D" w:rsidRDefault="006170B5" w:rsidP="00CF67E4">
          <w:pPr>
            <w:pStyle w:val="TOC2"/>
            <w:rPr>
              <w:rFonts w:eastAsia="新細明體" w:hint="eastAsia"/>
              <w:lang w:val="zh-TW"/>
            </w:rPr>
          </w:pPr>
          <w:r>
            <w:t>P</w:t>
          </w:r>
          <w:r>
            <w:rPr>
              <w:rFonts w:hint="eastAsia"/>
            </w:rPr>
            <w:t>aper</w:t>
          </w:r>
        </w:p>
        <w:p w14:paraId="1B512926" w14:textId="27ACDEB4" w:rsidR="004B124A" w:rsidRPr="00895B7D" w:rsidRDefault="00BB2ACE" w:rsidP="00895B7D">
          <w:pPr>
            <w:pStyle w:val="TOC2"/>
            <w:rPr>
              <w:rFonts w:hint="eastAsia"/>
              <w:lang w:val="zh-TW"/>
            </w:rPr>
          </w:pPr>
          <w:r>
            <w:rPr>
              <w:rFonts w:hint="eastAsia"/>
            </w:rPr>
            <w:t>W</w:t>
          </w:r>
          <w:r w:rsidR="006170B5">
            <w:rPr>
              <w:rFonts w:hint="eastAsia"/>
            </w:rPr>
            <w:t>ebsite</w:t>
          </w:r>
        </w:p>
      </w:sdtContent>
    </w:sdt>
    <w:p w14:paraId="23DBDA23" w14:textId="6A269CB1" w:rsidR="00895B7D" w:rsidRDefault="00895B7D">
      <w:pPr>
        <w:rPr>
          <w:rFonts w:ascii="Microsoft Tai Le" w:eastAsia="新細明體" w:hAnsi="Microsoft Tai Le" w:cs="Microsoft Tai Le"/>
          <w:b/>
          <w:bCs/>
          <w:sz w:val="40"/>
          <w:szCs w:val="40"/>
          <w:lang w:eastAsia="zh-TW"/>
        </w:rPr>
      </w:pPr>
      <w:r>
        <w:rPr>
          <w:rFonts w:ascii="Microsoft Tai Le" w:eastAsia="新細明體" w:hAnsi="Microsoft Tai Le" w:cs="Microsoft Tai Le"/>
          <w:b/>
          <w:bCs/>
          <w:sz w:val="40"/>
          <w:szCs w:val="40"/>
          <w:lang w:eastAsia="zh-TW"/>
        </w:rPr>
        <w:br w:type="page"/>
      </w:r>
    </w:p>
    <w:p w14:paraId="66561F78" w14:textId="77777777" w:rsidR="004B124A" w:rsidRPr="00804C96" w:rsidRDefault="004B124A" w:rsidP="004B124A">
      <w:pPr>
        <w:rPr>
          <w:rFonts w:ascii="Microsoft Tai Le" w:eastAsia="新細明體" w:hAnsi="Microsoft Tai Le" w:cs="Microsoft Tai Le" w:hint="eastAsia"/>
          <w:b/>
          <w:bCs/>
          <w:sz w:val="40"/>
          <w:szCs w:val="40"/>
          <w:lang w:eastAsia="zh-TW"/>
        </w:rPr>
      </w:pPr>
    </w:p>
    <w:p w14:paraId="7A12DEDC" w14:textId="7FBE154D" w:rsidR="00804C96" w:rsidRPr="00804C96" w:rsidRDefault="7DC1AA4F" w:rsidP="00262E32">
      <w:pPr>
        <w:pStyle w:val="a4"/>
        <w:rPr>
          <w:lang w:eastAsia="zh-TW"/>
        </w:rPr>
      </w:pPr>
      <w:bookmarkStart w:id="0" w:name="Subdiscipline"/>
      <w:r w:rsidRPr="09C355FB">
        <w:t>The Sub-disciplines of Computer Science——</w:t>
      </w:r>
      <w:proofErr w:type="spellStart"/>
      <w:r w:rsidRPr="09C355FB">
        <w:t>Aritificial</w:t>
      </w:r>
      <w:proofErr w:type="spellEnd"/>
      <w:r w:rsidRPr="09C355FB">
        <w:t xml:space="preserve"> Intelligence</w:t>
      </w:r>
    </w:p>
    <w:bookmarkEnd w:id="0"/>
    <w:p w14:paraId="6CE4C56D" w14:textId="77777777" w:rsidR="004B124A" w:rsidRPr="004B124A" w:rsidRDefault="004B124A" w:rsidP="004B124A">
      <w:pPr>
        <w:pStyle w:val="1"/>
        <w:numPr>
          <w:ilvl w:val="0"/>
          <w:numId w:val="84"/>
        </w:numPr>
        <w:rPr>
          <w:sz w:val="40"/>
          <w:szCs w:val="40"/>
          <w:lang w:eastAsia="zh-TW"/>
        </w:rPr>
      </w:pPr>
      <w:proofErr w:type="gramStart"/>
      <w:r w:rsidRPr="004B124A">
        <w:rPr>
          <w:sz w:val="40"/>
          <w:szCs w:val="40"/>
          <w:lang w:eastAsia="zh-TW"/>
        </w:rPr>
        <w:t>.Abstract</w:t>
      </w:r>
      <w:proofErr w:type="gramEnd"/>
      <w:r w:rsidRPr="004B124A">
        <w:rPr>
          <w:sz w:val="40"/>
          <w:szCs w:val="40"/>
          <w:lang w:eastAsia="zh-TW"/>
        </w:rPr>
        <w:t> </w:t>
      </w:r>
    </w:p>
    <w:p w14:paraId="1F76CC0E" w14:textId="77777777" w:rsidR="004B124A" w:rsidRPr="004B124A" w:rsidRDefault="004B124A" w:rsidP="004B124A">
      <w:pPr>
        <w:pStyle w:val="ad"/>
        <w:ind w:leftChars="0" w:firstLineChars="163" w:firstLine="359"/>
        <w:rPr>
          <w:rFonts w:eastAsia="新細明體"/>
          <w:lang w:eastAsia="zh-TW"/>
        </w:rPr>
      </w:pPr>
      <w:r w:rsidRPr="004B124A">
        <w:rPr>
          <w:rFonts w:eastAsia="新細明體"/>
          <w:lang w:eastAsia="zh-TW"/>
        </w:rPr>
        <w:t>The term artificial intelligence was proposed in 1956, and after more than half a century of development, it has penetrated various fields. This article will give a brief introduction to the discipline of artificial intelligence. </w:t>
      </w:r>
    </w:p>
    <w:p w14:paraId="7D1A8748" w14:textId="08F06D1B" w:rsidR="004B124A" w:rsidRPr="004B124A" w:rsidRDefault="6CF834F6" w:rsidP="004B124A">
      <w:pPr>
        <w:pStyle w:val="1"/>
        <w:numPr>
          <w:ilvl w:val="0"/>
          <w:numId w:val="84"/>
        </w:numPr>
        <w:rPr>
          <w:rFonts w:eastAsia="新細明體"/>
          <w:b w:val="0"/>
          <w:bCs w:val="0"/>
          <w:sz w:val="40"/>
          <w:szCs w:val="40"/>
          <w:lang w:eastAsia="zh-TW"/>
        </w:rPr>
      </w:pPr>
      <w:r w:rsidRPr="004B124A">
        <w:rPr>
          <w:b w:val="0"/>
          <w:bCs w:val="0"/>
          <w:sz w:val="40"/>
          <w:szCs w:val="40"/>
        </w:rPr>
        <w:t xml:space="preserve">The Origin and Development of </w:t>
      </w:r>
      <w:proofErr w:type="spellStart"/>
      <w:r w:rsidRPr="004B124A">
        <w:rPr>
          <w:b w:val="0"/>
          <w:bCs w:val="0"/>
          <w:sz w:val="40"/>
          <w:szCs w:val="40"/>
        </w:rPr>
        <w:t>Aritificial</w:t>
      </w:r>
      <w:proofErr w:type="spellEnd"/>
      <w:r w:rsidRPr="004B124A">
        <w:rPr>
          <w:b w:val="0"/>
          <w:bCs w:val="0"/>
          <w:sz w:val="40"/>
          <w:szCs w:val="40"/>
        </w:rPr>
        <w:t xml:space="preserve"> Intelligence</w:t>
      </w:r>
    </w:p>
    <w:p w14:paraId="628520A3" w14:textId="77777777" w:rsidR="004B124A" w:rsidRPr="004B124A" w:rsidRDefault="004B124A" w:rsidP="004B124A">
      <w:pPr>
        <w:rPr>
          <w:rFonts w:eastAsia="新細明體" w:hint="eastAsia"/>
          <w:lang w:eastAsia="zh-TW"/>
        </w:rPr>
      </w:pPr>
    </w:p>
    <w:p w14:paraId="0AF39D4B" w14:textId="33B7FCCD" w:rsidR="6CF834F6" w:rsidRPr="00C42D80" w:rsidRDefault="6344CA7A" w:rsidP="000743B2">
      <w:pPr>
        <w:pStyle w:val="ab"/>
        <w:numPr>
          <w:ilvl w:val="0"/>
          <w:numId w:val="72"/>
        </w:numPr>
        <w:rPr>
          <w:rFonts w:eastAsia="新細明體"/>
          <w:sz w:val="32"/>
          <w:szCs w:val="32"/>
          <w:lang w:eastAsia="zh-TW"/>
        </w:rPr>
      </w:pPr>
      <w:r w:rsidRPr="00C42D80">
        <w:rPr>
          <w:sz w:val="32"/>
          <w:szCs w:val="32"/>
        </w:rPr>
        <w:t xml:space="preserve">The Origin of </w:t>
      </w:r>
      <w:proofErr w:type="spellStart"/>
      <w:r w:rsidRPr="00C42D80">
        <w:rPr>
          <w:sz w:val="32"/>
          <w:szCs w:val="32"/>
        </w:rPr>
        <w:t>Aritificial</w:t>
      </w:r>
      <w:proofErr w:type="spellEnd"/>
      <w:r w:rsidRPr="00C42D80">
        <w:rPr>
          <w:sz w:val="32"/>
          <w:szCs w:val="32"/>
        </w:rPr>
        <w:t xml:space="preserve"> Intelligence</w:t>
      </w:r>
    </w:p>
    <w:p w14:paraId="62D9FA0B" w14:textId="77777777" w:rsidR="00C42D80" w:rsidRPr="00C42D80" w:rsidRDefault="00C42D80" w:rsidP="00C42D80">
      <w:pPr>
        <w:rPr>
          <w:rFonts w:eastAsia="新細明體"/>
          <w:lang w:eastAsia="zh-TW"/>
        </w:rPr>
      </w:pPr>
    </w:p>
    <w:p w14:paraId="505F6CC5" w14:textId="36C85B39" w:rsidR="6CF834F6" w:rsidRDefault="446B89B1" w:rsidP="00C42D80">
      <w:pPr>
        <w:pStyle w:val="ab"/>
        <w:numPr>
          <w:ilvl w:val="0"/>
          <w:numId w:val="79"/>
        </w:numPr>
      </w:pPr>
      <w:r w:rsidRPr="446B89B1">
        <w:t>Turing test</w:t>
      </w:r>
    </w:p>
    <w:p w14:paraId="1B61FDF8" w14:textId="5D309BAE" w:rsidR="6344CA7A" w:rsidRDefault="004B124A" w:rsidP="446B89B1">
      <w:pPr>
        <w:ind w:left="840" w:firstLine="420"/>
        <w:rPr>
          <w:rFonts w:ascii="DengXian" w:eastAsia="DengXian" w:hAnsi="DengXian" w:cs="DengXian"/>
          <w:color w:val="2A2F45"/>
          <w:sz w:val="28"/>
          <w:szCs w:val="28"/>
        </w:rPr>
      </w:pPr>
      <w:r>
        <w:rPr>
          <w:noProof/>
        </w:rPr>
        <w:drawing>
          <wp:anchor distT="0" distB="0" distL="114300" distR="114300" simplePos="0" relativeHeight="251661322" behindDoc="1" locked="0" layoutInCell="1" allowOverlap="1" wp14:anchorId="3EAD63A6" wp14:editId="071FC143">
            <wp:simplePos x="0" y="0"/>
            <wp:positionH relativeFrom="column">
              <wp:posOffset>2133600</wp:posOffset>
            </wp:positionH>
            <wp:positionV relativeFrom="paragraph">
              <wp:posOffset>90170</wp:posOffset>
            </wp:positionV>
            <wp:extent cx="3651004" cy="1681529"/>
            <wp:effectExtent l="0" t="0" r="6985" b="0"/>
            <wp:wrapTight wrapText="bothSides">
              <wp:wrapPolygon edited="0">
                <wp:start x="0" y="0"/>
                <wp:lineTo x="0" y="21290"/>
                <wp:lineTo x="21529" y="21290"/>
                <wp:lineTo x="21529" y="0"/>
                <wp:lineTo x="0" y="0"/>
              </wp:wrapPolygon>
            </wp:wrapTight>
            <wp:docPr id="899662418" name="圖片 89966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651004" cy="1681529"/>
                    </a:xfrm>
                    <a:prstGeom prst="rect">
                      <a:avLst/>
                    </a:prstGeom>
                  </pic:spPr>
                </pic:pic>
              </a:graphicData>
            </a:graphic>
          </wp:anchor>
        </w:drawing>
      </w:r>
      <w:r w:rsidR="446B89B1">
        <w:t xml:space="preserve">With the subject and the subject (one person and one machine) gasping, the </w:t>
      </w:r>
      <w:r w:rsidR="6344CA7A">
        <w:tab/>
      </w:r>
      <w:r w:rsidR="6344CA7A">
        <w:tab/>
      </w:r>
      <w:r w:rsidR="446B89B1">
        <w:t xml:space="preserve">subject walks through </w:t>
      </w:r>
      <w:proofErr w:type="gramStart"/>
      <w:r w:rsidR="446B89B1">
        <w:t>a number of</w:t>
      </w:r>
      <w:proofErr w:type="gramEnd"/>
      <w:r w:rsidR="446B89B1">
        <w:t xml:space="preserve"> devices (e.g., keyboards) and asks random </w:t>
      </w:r>
      <w:r w:rsidR="6344CA7A">
        <w:tab/>
      </w:r>
      <w:r w:rsidR="6344CA7A">
        <w:tab/>
      </w:r>
      <w:r w:rsidR="446B89B1">
        <w:t>questions to the subject.</w:t>
      </w:r>
    </w:p>
    <w:p w14:paraId="11483212" w14:textId="0FB59D0A" w:rsidR="6344CA7A" w:rsidRDefault="6344CA7A" w:rsidP="6344CA7A">
      <w:pPr>
        <w:ind w:left="1260"/>
      </w:pPr>
      <w:r>
        <w:lastRenderedPageBreak/>
        <w:t>After multiple tests (usually within 5 minutes), if more than 30% of the testers are not sure whether the subject is a human or a machine, then the machine passes the test and is considered to have human intelligence.</w:t>
      </w:r>
    </w:p>
    <w:p w14:paraId="58593BF9" w14:textId="3C2B1E27" w:rsidR="6344CA7A" w:rsidRDefault="6344CA7A" w:rsidP="6344CA7A">
      <w:pPr>
        <w:ind w:left="1260"/>
      </w:pPr>
    </w:p>
    <w:p w14:paraId="43B4194D" w14:textId="099AAD2C" w:rsidR="446B89B1" w:rsidRDefault="446B89B1" w:rsidP="00C42D80">
      <w:pPr>
        <w:pStyle w:val="ab"/>
        <w:numPr>
          <w:ilvl w:val="0"/>
          <w:numId w:val="79"/>
        </w:numPr>
      </w:pPr>
      <w:r w:rsidRPr="446B89B1">
        <w:t>Dartmouth Conference</w:t>
      </w:r>
    </w:p>
    <w:p w14:paraId="69F27E0A" w14:textId="77777777" w:rsidR="00C42D80" w:rsidRDefault="446B89B1" w:rsidP="00C42D80">
      <w:pPr>
        <w:pStyle w:val="af"/>
        <w:ind w:left="622" w:firstLineChars="290" w:firstLine="638"/>
        <w:rPr>
          <w:rFonts w:eastAsia="新細明體"/>
          <w:lang w:eastAsia="zh-TW"/>
        </w:rPr>
      </w:pPr>
      <w:r w:rsidRPr="446B89B1">
        <w:t xml:space="preserve">In August 1956, at Dartmouth College, a quiet town in </w:t>
      </w:r>
      <w:proofErr w:type="spellStart"/>
      <w:r w:rsidRPr="446B89B1">
        <w:t>Hannos</w:t>
      </w:r>
      <w:proofErr w:type="spellEnd"/>
      <w:r w:rsidRPr="446B89B1">
        <w:t>, United States,</w:t>
      </w:r>
    </w:p>
    <w:p w14:paraId="62480913" w14:textId="309547DC" w:rsidR="446B89B1" w:rsidRDefault="446B89B1" w:rsidP="00C42D80">
      <w:pPr>
        <w:pStyle w:val="af"/>
        <w:ind w:left="622" w:firstLineChars="290" w:firstLine="638"/>
      </w:pPr>
      <w:r w:rsidRPr="446B89B1">
        <w:t>John · McCarthy</w:t>
      </w:r>
    </w:p>
    <w:p w14:paraId="02E33047" w14:textId="77777777" w:rsidR="00C42D80" w:rsidRDefault="446B89B1" w:rsidP="00C42D80">
      <w:pPr>
        <w:pStyle w:val="af"/>
        <w:ind w:left="1042" w:firstLineChars="99" w:firstLine="218"/>
        <w:rPr>
          <w:rFonts w:eastAsia="新細明體"/>
          <w:lang w:eastAsia="zh-TW"/>
        </w:rPr>
      </w:pPr>
      <w:proofErr w:type="spellStart"/>
      <w:r w:rsidRPr="446B89B1">
        <w:t>Mar·vin</w:t>
      </w:r>
      <w:proofErr w:type="spellEnd"/>
      <w:r w:rsidRPr="446B89B1">
        <w:t xml:space="preserve"> Minsky (Artificial Intelligence and Cognition Expert)</w:t>
      </w:r>
    </w:p>
    <w:p w14:paraId="59F61EF6" w14:textId="77777777" w:rsidR="00C42D80" w:rsidRDefault="446B89B1" w:rsidP="00C42D80">
      <w:pPr>
        <w:pStyle w:val="af"/>
        <w:ind w:left="1042" w:firstLineChars="99" w:firstLine="218"/>
        <w:rPr>
          <w:rFonts w:eastAsia="新細明體"/>
          <w:lang w:eastAsia="zh-TW"/>
        </w:rPr>
      </w:pPr>
      <w:r w:rsidRPr="446B89B1">
        <w:t>Claude Shannon (founder of information theory)</w:t>
      </w:r>
    </w:p>
    <w:p w14:paraId="3A3F12A5" w14:textId="39D921E5" w:rsidR="446B89B1" w:rsidRDefault="446B89B1" w:rsidP="00C42D80">
      <w:pPr>
        <w:pStyle w:val="af"/>
        <w:ind w:left="1042" w:firstLineChars="99" w:firstLine="218"/>
      </w:pPr>
      <w:r w:rsidRPr="446B89B1">
        <w:t>Allen Newell (Computer Scientist) ·</w:t>
      </w:r>
    </w:p>
    <w:p w14:paraId="2E497262" w14:textId="410A7509" w:rsidR="446B89B1" w:rsidRDefault="446B89B1" w:rsidP="00C42D80">
      <w:pPr>
        <w:pStyle w:val="af"/>
        <w:ind w:firstLine="420"/>
      </w:pPr>
      <w:r w:rsidRPr="446B89B1">
        <w:t>Scientists such as Herbert · Simon (Nobel laureate in economics) are gathering to discuss a completely non-cannibalistic theme:</w:t>
      </w:r>
    </w:p>
    <w:p w14:paraId="433F3299" w14:textId="3A340BA6" w:rsidR="446B89B1" w:rsidRDefault="446B89B1" w:rsidP="00C42D80">
      <w:pPr>
        <w:pStyle w:val="af"/>
      </w:pPr>
      <w:r w:rsidRPr="446B89B1">
        <w:t>Machines are used to mimic human learning and other aspects of intelligence</w:t>
      </w:r>
    </w:p>
    <w:p w14:paraId="3A885326" w14:textId="03E5BD81" w:rsidR="446B89B1" w:rsidRDefault="446B89B1" w:rsidP="00C42D80">
      <w:pPr>
        <w:pStyle w:val="af"/>
      </w:pPr>
      <w:r w:rsidRPr="446B89B1">
        <w:t xml:space="preserve">The meeting lasted for two months, and although there was no </w:t>
      </w:r>
      <w:proofErr w:type="gramStart"/>
      <w:r w:rsidRPr="446B89B1">
        <w:t>general consensus</w:t>
      </w:r>
      <w:proofErr w:type="gramEnd"/>
      <w:r w:rsidRPr="446B89B1">
        <w:t>, it gave a name to what was discussed:</w:t>
      </w:r>
    </w:p>
    <w:p w14:paraId="051A1F9D" w14:textId="5907FCE6" w:rsidR="446B89B1" w:rsidRDefault="446B89B1" w:rsidP="00C42D80">
      <w:pPr>
        <w:pStyle w:val="af"/>
        <w:rPr>
          <w:b/>
          <w:bCs/>
        </w:rPr>
      </w:pPr>
      <w:r w:rsidRPr="446B89B1">
        <w:rPr>
          <w:b/>
          <w:bCs/>
        </w:rPr>
        <w:t>artificial intelligence</w:t>
      </w:r>
    </w:p>
    <w:p w14:paraId="5B02678F" w14:textId="6A54AAAC" w:rsidR="446B89B1" w:rsidRDefault="446B89B1" w:rsidP="00C42D80">
      <w:pPr>
        <w:pStyle w:val="af"/>
      </w:pPr>
      <w:r w:rsidRPr="446B89B1">
        <w:t>Therefore, 1956 became the first year of artificial intelligence.</w:t>
      </w:r>
    </w:p>
    <w:p w14:paraId="5CBC3DC1" w14:textId="49EAD4A8" w:rsidR="446B89B1" w:rsidRPr="00C42D80" w:rsidRDefault="446B89B1" w:rsidP="000743B2">
      <w:pPr>
        <w:pStyle w:val="ab"/>
        <w:numPr>
          <w:ilvl w:val="0"/>
          <w:numId w:val="72"/>
        </w:numPr>
        <w:rPr>
          <w:sz w:val="32"/>
          <w:szCs w:val="32"/>
        </w:rPr>
      </w:pPr>
      <w:r w:rsidRPr="00C42D80">
        <w:rPr>
          <w:sz w:val="32"/>
          <w:szCs w:val="32"/>
        </w:rPr>
        <w:t xml:space="preserve">The Development of </w:t>
      </w:r>
      <w:proofErr w:type="spellStart"/>
      <w:r w:rsidRPr="00C42D80">
        <w:rPr>
          <w:sz w:val="32"/>
          <w:szCs w:val="32"/>
        </w:rPr>
        <w:t>Aritificial</w:t>
      </w:r>
      <w:proofErr w:type="spellEnd"/>
      <w:r w:rsidRPr="00C42D80">
        <w:rPr>
          <w:sz w:val="32"/>
          <w:szCs w:val="32"/>
        </w:rPr>
        <w:t xml:space="preserve"> Intelligence</w:t>
      </w:r>
    </w:p>
    <w:p w14:paraId="294B8D41" w14:textId="72DB5607" w:rsidR="446B89B1" w:rsidRDefault="446B89B1" w:rsidP="00C42D80">
      <w:pPr>
        <w:pStyle w:val="ad"/>
        <w:numPr>
          <w:ilvl w:val="0"/>
          <w:numId w:val="78"/>
        </w:numPr>
        <w:ind w:leftChars="0"/>
      </w:pPr>
      <w:r w:rsidRPr="446B89B1">
        <w:t xml:space="preserve">The first is the initial development period: 1956-early 60s of the 20th </w:t>
      </w:r>
      <w:proofErr w:type="gramStart"/>
      <w:r w:rsidRPr="446B89B1">
        <w:t>century</w:t>
      </w:r>
      <w:proofErr w:type="gramEnd"/>
      <w:r w:rsidRPr="446B89B1">
        <w:t>.</w:t>
      </w:r>
    </w:p>
    <w:p w14:paraId="3B2C98CF" w14:textId="48259CB9" w:rsidR="446B89B1" w:rsidRDefault="446B89B1" w:rsidP="00C42D80">
      <w:pPr>
        <w:pStyle w:val="ad"/>
        <w:numPr>
          <w:ilvl w:val="0"/>
          <w:numId w:val="78"/>
        </w:numPr>
        <w:ind w:leftChars="0"/>
      </w:pPr>
      <w:r w:rsidRPr="446B89B1">
        <w:t xml:space="preserve">The second is the period of reflective development: the 60s to the early 70s of the 20th </w:t>
      </w:r>
      <w:proofErr w:type="gramStart"/>
      <w:r w:rsidRPr="446B89B1">
        <w:t>century</w:t>
      </w:r>
      <w:proofErr w:type="gramEnd"/>
      <w:r w:rsidRPr="446B89B1">
        <w:t>.</w:t>
      </w:r>
    </w:p>
    <w:p w14:paraId="02C98A58" w14:textId="4B5D2C06" w:rsidR="446B89B1" w:rsidRDefault="446B89B1" w:rsidP="00C42D80">
      <w:pPr>
        <w:pStyle w:val="ad"/>
        <w:numPr>
          <w:ilvl w:val="0"/>
          <w:numId w:val="78"/>
        </w:numPr>
        <w:ind w:leftChars="0"/>
      </w:pPr>
      <w:r w:rsidRPr="446B89B1">
        <w:t>The third is the application development period: the early 70s to the mid-80s of the 20th century.</w:t>
      </w:r>
    </w:p>
    <w:p w14:paraId="43F1FBCA" w14:textId="43DF3599" w:rsidR="446B89B1" w:rsidRDefault="446B89B1" w:rsidP="00C42D80">
      <w:pPr>
        <w:pStyle w:val="ad"/>
        <w:numPr>
          <w:ilvl w:val="0"/>
          <w:numId w:val="78"/>
        </w:numPr>
        <w:ind w:leftChars="0"/>
      </w:pPr>
      <w:r w:rsidRPr="446B89B1">
        <w:t>The fourth is the period of sluggish development: the mid-80s to the mid-90s of the 20th century.</w:t>
      </w:r>
    </w:p>
    <w:p w14:paraId="21726222" w14:textId="6888EC10" w:rsidR="446B89B1" w:rsidRDefault="446B89B1" w:rsidP="00C42D80">
      <w:pPr>
        <w:pStyle w:val="ad"/>
        <w:numPr>
          <w:ilvl w:val="0"/>
          <w:numId w:val="78"/>
        </w:numPr>
        <w:ind w:leftChars="0"/>
      </w:pPr>
      <w:r w:rsidRPr="446B89B1">
        <w:t>The fifth is the period of steady development: the mid-90s of the 20th century to 2010.</w:t>
      </w:r>
    </w:p>
    <w:p w14:paraId="5691D120" w14:textId="06EB31F7" w:rsidR="446B89B1" w:rsidRDefault="446B89B1" w:rsidP="00C42D80">
      <w:pPr>
        <w:pStyle w:val="ad"/>
        <w:numPr>
          <w:ilvl w:val="0"/>
          <w:numId w:val="78"/>
        </w:numPr>
        <w:ind w:leftChars="0"/>
      </w:pPr>
      <w:r w:rsidRPr="446B89B1">
        <w:t>The sixth is the period of vigorous development: 2011 to the present.</w:t>
      </w:r>
    </w:p>
    <w:p w14:paraId="57D06972" w14:textId="3EF64DDE" w:rsidR="446B89B1" w:rsidRDefault="446B89B1" w:rsidP="446B89B1">
      <w:pPr>
        <w:spacing w:after="0"/>
        <w:ind w:left="420"/>
        <w:jc w:val="both"/>
      </w:pPr>
      <w:r>
        <w:rPr>
          <w:noProof/>
        </w:rPr>
        <w:lastRenderedPageBreak/>
        <w:drawing>
          <wp:inline distT="0" distB="0" distL="0" distR="0" wp14:anchorId="756D2616" wp14:editId="61375BF5">
            <wp:extent cx="3170195" cy="1432684"/>
            <wp:effectExtent l="0" t="0" r="0" b="0"/>
            <wp:docPr id="894275058" name="Picture 89427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170195" cy="1432684"/>
                    </a:xfrm>
                    <a:prstGeom prst="rect">
                      <a:avLst/>
                    </a:prstGeom>
                  </pic:spPr>
                </pic:pic>
              </a:graphicData>
            </a:graphic>
          </wp:inline>
        </w:drawing>
      </w:r>
    </w:p>
    <w:p w14:paraId="25C9C979" w14:textId="59838B01" w:rsidR="446B89B1" w:rsidRPr="004B124A" w:rsidRDefault="446B89B1" w:rsidP="004B124A">
      <w:pPr>
        <w:pStyle w:val="1"/>
        <w:numPr>
          <w:ilvl w:val="0"/>
          <w:numId w:val="84"/>
        </w:numPr>
        <w:rPr>
          <w:b w:val="0"/>
          <w:bCs w:val="0"/>
          <w:sz w:val="40"/>
          <w:szCs w:val="40"/>
        </w:rPr>
      </w:pPr>
      <w:r w:rsidRPr="004B124A">
        <w:rPr>
          <w:b w:val="0"/>
          <w:bCs w:val="0"/>
          <w:sz w:val="40"/>
          <w:szCs w:val="40"/>
        </w:rPr>
        <w:t xml:space="preserve">Brief Introduction of </w:t>
      </w:r>
      <w:proofErr w:type="spellStart"/>
      <w:r w:rsidRPr="004B124A">
        <w:rPr>
          <w:b w:val="0"/>
          <w:bCs w:val="0"/>
          <w:sz w:val="40"/>
          <w:szCs w:val="40"/>
        </w:rPr>
        <w:t>Aritificial</w:t>
      </w:r>
      <w:proofErr w:type="spellEnd"/>
      <w:r w:rsidRPr="004B124A">
        <w:rPr>
          <w:b w:val="0"/>
          <w:bCs w:val="0"/>
          <w:sz w:val="40"/>
          <w:szCs w:val="40"/>
        </w:rPr>
        <w:t xml:space="preserve"> Intelligence</w:t>
      </w:r>
    </w:p>
    <w:p w14:paraId="31781CD9" w14:textId="183E8C9F" w:rsidR="446B89B1" w:rsidRPr="00C42D80" w:rsidRDefault="446B89B1" w:rsidP="000743B2">
      <w:pPr>
        <w:pStyle w:val="ab"/>
        <w:numPr>
          <w:ilvl w:val="0"/>
          <w:numId w:val="73"/>
        </w:numPr>
        <w:rPr>
          <w:sz w:val="32"/>
          <w:szCs w:val="32"/>
        </w:rPr>
      </w:pPr>
      <w:r w:rsidRPr="00C42D80">
        <w:rPr>
          <w:sz w:val="32"/>
          <w:szCs w:val="32"/>
        </w:rPr>
        <w:t>Definition and core idea of artificial intelligence</w:t>
      </w:r>
    </w:p>
    <w:p w14:paraId="47E5E311" w14:textId="48D14555" w:rsidR="446B89B1" w:rsidRDefault="446B89B1" w:rsidP="446B89B1">
      <w:pPr>
        <w:spacing w:after="0"/>
        <w:ind w:left="420"/>
        <w:jc w:val="both"/>
      </w:pPr>
      <w:r w:rsidRPr="446B89B1">
        <w:rPr>
          <w:rFonts w:ascii="DengXian" w:eastAsia="DengXian" w:hAnsi="DengXian" w:cs="DengXian"/>
          <w:sz w:val="21"/>
          <w:szCs w:val="21"/>
        </w:rPr>
        <w:t xml:space="preserve"> </w:t>
      </w:r>
    </w:p>
    <w:p w14:paraId="788918DD" w14:textId="05FE4F36" w:rsidR="446B89B1" w:rsidRPr="002F2F5B" w:rsidRDefault="446B89B1" w:rsidP="00C42D80">
      <w:pPr>
        <w:pStyle w:val="ab"/>
        <w:numPr>
          <w:ilvl w:val="0"/>
          <w:numId w:val="80"/>
        </w:numPr>
      </w:pPr>
      <w:r w:rsidRPr="002F2F5B">
        <w:t>Definition of Artificial Intelligence</w:t>
      </w:r>
    </w:p>
    <w:p w14:paraId="4468C2B0" w14:textId="15EE4684" w:rsidR="446B89B1" w:rsidRDefault="446B89B1" w:rsidP="002F2F5B">
      <w:pPr>
        <w:ind w:left="1260" w:firstLine="420"/>
      </w:pPr>
      <w:r w:rsidRPr="446B89B1">
        <w:t xml:space="preserve">Artificial intelligence (AI) is a branch of computer science that aims to understand the essence of intelligence and produce an intelligent machine that reacts in a manner </w:t>
      </w:r>
      <w:proofErr w:type="gramStart"/>
      <w:r w:rsidRPr="446B89B1">
        <w:t>similar to</w:t>
      </w:r>
      <w:proofErr w:type="gramEnd"/>
      <w:r w:rsidRPr="446B89B1">
        <w:t xml:space="preserve"> human intelligence. Since the term "artificial intelligence" was formally proposed at the Dartmouth Conference in 1956, artificial intelligence has developed into a comprehensive discipline that encompasses several research fields such as robotics, language recognition, image recognition, natural language processing, and expert systems.</w:t>
      </w:r>
    </w:p>
    <w:p w14:paraId="161E38B1" w14:textId="592B93DF" w:rsidR="446B89B1" w:rsidRPr="002F2F5B" w:rsidRDefault="446B89B1" w:rsidP="00C42D80">
      <w:pPr>
        <w:pStyle w:val="ab"/>
        <w:numPr>
          <w:ilvl w:val="0"/>
          <w:numId w:val="80"/>
        </w:numPr>
      </w:pPr>
      <w:r w:rsidRPr="002F2F5B">
        <w:t>The basic ideas and research content of artificial intelligence</w:t>
      </w:r>
    </w:p>
    <w:p w14:paraId="722F29E2" w14:textId="577A31E3" w:rsidR="446B89B1" w:rsidRPr="00E66149" w:rsidRDefault="446B89B1" w:rsidP="002F2F5B">
      <w:pPr>
        <w:ind w:left="860" w:firstLineChars="290" w:firstLine="638"/>
        <w:rPr>
          <w:rFonts w:eastAsia="新細明體"/>
          <w:lang w:eastAsia="zh-TW"/>
        </w:rPr>
      </w:pPr>
      <w:r w:rsidRPr="446B89B1">
        <w:t>The basic idea of artificial intelligence is to simulate human cognitive processes, including perception, learning, reasoning, memory, thinking, decision-making, and action, among others. Research in this area is extensive, covering the following areas</w:t>
      </w:r>
    </w:p>
    <w:p w14:paraId="1DA171CE" w14:textId="3491A78A" w:rsidR="446B89B1" w:rsidRDefault="446B89B1" w:rsidP="00C42D80">
      <w:pPr>
        <w:pStyle w:val="ad"/>
        <w:numPr>
          <w:ilvl w:val="0"/>
          <w:numId w:val="81"/>
        </w:numPr>
        <w:ind w:leftChars="0"/>
      </w:pPr>
      <w:r w:rsidRPr="446B89B1">
        <w:t>Knowledge representation: The study of how knowledge is encoded and stored in a form that is understandable to a computer.</w:t>
      </w:r>
    </w:p>
    <w:p w14:paraId="3622D510" w14:textId="147F8146" w:rsidR="446B89B1" w:rsidRDefault="446B89B1" w:rsidP="00C42D80">
      <w:pPr>
        <w:pStyle w:val="ad"/>
        <w:numPr>
          <w:ilvl w:val="0"/>
          <w:numId w:val="81"/>
        </w:numPr>
        <w:ind w:leftChars="0"/>
      </w:pPr>
      <w:r w:rsidRPr="446B89B1">
        <w:t>Automatic Reasoning: Simulates the process of human logical reasoning, enabling machines to solve problems and make decisions.</w:t>
      </w:r>
    </w:p>
    <w:p w14:paraId="7B509102" w14:textId="15FFBC0A" w:rsidR="446B89B1" w:rsidRDefault="446B89B1" w:rsidP="00C42D80">
      <w:pPr>
        <w:pStyle w:val="ad"/>
        <w:numPr>
          <w:ilvl w:val="0"/>
          <w:numId w:val="81"/>
        </w:numPr>
        <w:ind w:leftChars="0"/>
      </w:pPr>
      <w:r w:rsidRPr="446B89B1">
        <w:lastRenderedPageBreak/>
        <w:t>Machine learning: Enables computer systems to learn data to improve performance, including supervised learning, unsupervised learning, reinforcement learning, and more.</w:t>
      </w:r>
    </w:p>
    <w:p w14:paraId="74E317BD" w14:textId="6D2FE4AD" w:rsidR="446B89B1" w:rsidRDefault="446B89B1" w:rsidP="00C42D80">
      <w:pPr>
        <w:pStyle w:val="ad"/>
        <w:numPr>
          <w:ilvl w:val="0"/>
          <w:numId w:val="81"/>
        </w:numPr>
        <w:ind w:leftChars="0"/>
      </w:pPr>
      <w:r w:rsidRPr="446B89B1">
        <w:t>Natural language processing: Enables computers to understand and generate human language, including language translation, sentiment analysis, and more.</w:t>
      </w:r>
    </w:p>
    <w:p w14:paraId="36F8D5B5" w14:textId="374E5B0A" w:rsidR="446B89B1" w:rsidRDefault="446B89B1" w:rsidP="00C42D80">
      <w:pPr>
        <w:pStyle w:val="ad"/>
        <w:numPr>
          <w:ilvl w:val="0"/>
          <w:numId w:val="81"/>
        </w:numPr>
        <w:ind w:leftChars="0"/>
      </w:pPr>
      <w:r w:rsidRPr="446B89B1">
        <w:t>Computer vision: Enables computers to recognize and process information from images or multidimensional data, perform tasks such as image recognition, scene reconstruction, and more.</w:t>
      </w:r>
    </w:p>
    <w:p w14:paraId="53E0712C" w14:textId="2C5D6B7F" w:rsidR="446B89B1" w:rsidRDefault="446B89B1" w:rsidP="00C42D80">
      <w:pPr>
        <w:pStyle w:val="ad"/>
        <w:numPr>
          <w:ilvl w:val="0"/>
          <w:numId w:val="81"/>
        </w:numPr>
        <w:ind w:leftChars="0"/>
      </w:pPr>
      <w:r w:rsidRPr="446B89B1">
        <w:t>Robotics: Research and design of intelligent robots that can perform tasks, including navigation, manipulation, and interaction.</w:t>
      </w:r>
    </w:p>
    <w:p w14:paraId="1DF44B6E" w14:textId="0DB33049" w:rsidR="446B89B1" w:rsidRDefault="446B89B1" w:rsidP="00C42D80">
      <w:pPr>
        <w:pStyle w:val="ad"/>
        <w:numPr>
          <w:ilvl w:val="0"/>
          <w:numId w:val="81"/>
        </w:numPr>
        <w:ind w:leftChars="0"/>
      </w:pPr>
      <w:r w:rsidRPr="446B89B1">
        <w:t>The development of artificial intelligence depends not only on the progress of algorithms and theories, but also on the improvement of computing power, the accumulation of large amounts of data, and the support of policies. With the continuous advancement of technology, artificial intelligence has shown a wide range of application potential in many fields, from medical diagnosis to autonomous driving, from smart home to industrial automation, artificial intelligence is gradually becoming an important force to promote social development.</w:t>
      </w:r>
    </w:p>
    <w:p w14:paraId="780547DC" w14:textId="32162898" w:rsidR="446B89B1" w:rsidRPr="00C42D80" w:rsidRDefault="446B89B1" w:rsidP="000743B2">
      <w:pPr>
        <w:pStyle w:val="ab"/>
        <w:numPr>
          <w:ilvl w:val="0"/>
          <w:numId w:val="73"/>
        </w:numPr>
        <w:rPr>
          <w:sz w:val="32"/>
          <w:szCs w:val="32"/>
        </w:rPr>
      </w:pPr>
      <w:r w:rsidRPr="00C42D80">
        <w:rPr>
          <w:sz w:val="32"/>
          <w:szCs w:val="32"/>
        </w:rPr>
        <w:t>Neural Networks and Deep Learning</w:t>
      </w:r>
    </w:p>
    <w:p w14:paraId="17404BB7" w14:textId="1B43B1C6" w:rsidR="446B89B1" w:rsidRDefault="446B89B1" w:rsidP="002F2F5B">
      <w:pPr>
        <w:ind w:firstLineChars="190" w:firstLine="418"/>
      </w:pPr>
      <w:r w:rsidRPr="446B89B1">
        <w:t xml:space="preserve">As one of the core technologies of artificial intelligence, the development of neural </w:t>
      </w:r>
      <w:r w:rsidR="004D7E4E" w:rsidRPr="446B89B1">
        <w:t>networks</w:t>
      </w:r>
      <w:r w:rsidRPr="446B89B1">
        <w:t xml:space="preserve"> has gone through multiple stages. Initially, inspired by biological neural networks, attempts were made to build network models composed of artificial neurons. These models mimic the way the human brain processes information through mechanisms such as weighted summation and activation functions.</w:t>
      </w:r>
    </w:p>
    <w:p w14:paraId="1F974368" w14:textId="10639E86" w:rsidR="446B89B1" w:rsidRDefault="446B89B1" w:rsidP="446B89B1">
      <w:pPr>
        <w:spacing w:after="0"/>
        <w:ind w:left="840"/>
        <w:jc w:val="both"/>
      </w:pPr>
      <w:r>
        <w:rPr>
          <w:noProof/>
        </w:rPr>
        <w:lastRenderedPageBreak/>
        <w:drawing>
          <wp:inline distT="0" distB="0" distL="0" distR="0" wp14:anchorId="5545A619" wp14:editId="64242A44">
            <wp:extent cx="5273496" cy="2828789"/>
            <wp:effectExtent l="0" t="0" r="0" b="0"/>
            <wp:docPr id="1147032409" name="Picture 11470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273496" cy="2828789"/>
                    </a:xfrm>
                    <a:prstGeom prst="rect">
                      <a:avLst/>
                    </a:prstGeom>
                  </pic:spPr>
                </pic:pic>
              </a:graphicData>
            </a:graphic>
          </wp:inline>
        </w:drawing>
      </w:r>
    </w:p>
    <w:p w14:paraId="03E57261" w14:textId="2C00CB56" w:rsidR="446B89B1" w:rsidRPr="004B124A" w:rsidRDefault="446B89B1" w:rsidP="004B124A">
      <w:pPr>
        <w:pStyle w:val="1"/>
        <w:numPr>
          <w:ilvl w:val="0"/>
          <w:numId w:val="84"/>
        </w:numPr>
        <w:rPr>
          <w:b w:val="0"/>
          <w:bCs w:val="0"/>
          <w:sz w:val="40"/>
          <w:szCs w:val="40"/>
        </w:rPr>
      </w:pPr>
      <w:r w:rsidRPr="004B124A">
        <w:rPr>
          <w:b w:val="0"/>
          <w:bCs w:val="0"/>
          <w:sz w:val="40"/>
          <w:szCs w:val="40"/>
        </w:rPr>
        <w:t>Widespread application of artificial intelligence</w:t>
      </w:r>
    </w:p>
    <w:p w14:paraId="3559438C" w14:textId="19275622" w:rsidR="446B89B1" w:rsidRPr="00C42D80" w:rsidRDefault="446B89B1" w:rsidP="002F2F5B">
      <w:pPr>
        <w:pStyle w:val="ab"/>
        <w:numPr>
          <w:ilvl w:val="0"/>
          <w:numId w:val="74"/>
        </w:numPr>
        <w:rPr>
          <w:rFonts w:eastAsia="新細明體"/>
          <w:sz w:val="32"/>
          <w:szCs w:val="32"/>
          <w:lang w:eastAsia="zh-TW"/>
        </w:rPr>
      </w:pPr>
      <w:r w:rsidRPr="00C42D80">
        <w:rPr>
          <w:sz w:val="32"/>
          <w:szCs w:val="32"/>
        </w:rPr>
        <w:t>The application of artificial intelligence is extremely wide-ranging, touching almost every area of life. Here are some examples of key AI applications</w:t>
      </w:r>
    </w:p>
    <w:p w14:paraId="3A4C287D" w14:textId="330AC857" w:rsidR="446B89B1" w:rsidRDefault="446B89B1" w:rsidP="0004351B">
      <w:pPr>
        <w:pStyle w:val="ad"/>
        <w:numPr>
          <w:ilvl w:val="0"/>
          <w:numId w:val="97"/>
        </w:numPr>
        <w:ind w:leftChars="0"/>
      </w:pPr>
      <w:r w:rsidRPr="446B89B1">
        <w:t>Smart manufacturing: AI technologies play an important role in improving production efficiency and quality, including smart devices, automated factories, and services.</w:t>
      </w:r>
    </w:p>
    <w:p w14:paraId="3C217B0A" w14:textId="696AEA87" w:rsidR="446B89B1" w:rsidRDefault="446B89B1" w:rsidP="0004351B">
      <w:pPr>
        <w:pStyle w:val="ad"/>
        <w:numPr>
          <w:ilvl w:val="0"/>
          <w:numId w:val="97"/>
        </w:numPr>
        <w:ind w:leftChars="0"/>
      </w:pPr>
      <w:r w:rsidRPr="446B89B1">
        <w:t>Smart home: Combine IoT technology, smart hardware, software and cloud platform to create a smart home ecosystem and realize home automation.</w:t>
      </w:r>
    </w:p>
    <w:p w14:paraId="52E6A44E" w14:textId="4955DB65" w:rsidR="446B89B1" w:rsidRDefault="446B89B1" w:rsidP="0004351B">
      <w:pPr>
        <w:pStyle w:val="ad"/>
        <w:numPr>
          <w:ilvl w:val="0"/>
          <w:numId w:val="97"/>
        </w:numPr>
        <w:ind w:leftChars="0"/>
      </w:pPr>
      <w:r w:rsidRPr="446B89B1">
        <w:t xml:space="preserve">Fintech: AI helps in financial services such as risk assessment, fraud identification, </w:t>
      </w:r>
      <w:proofErr w:type="spellStart"/>
      <w:r w:rsidRPr="446B89B1">
        <w:t>robo</w:t>
      </w:r>
      <w:proofErr w:type="spellEnd"/>
      <w:r w:rsidRPr="446B89B1">
        <w:t>-advisory, and customer service.</w:t>
      </w:r>
    </w:p>
    <w:p w14:paraId="019A469E" w14:textId="36468ACB" w:rsidR="446B89B1" w:rsidRDefault="446B89B1" w:rsidP="0004351B">
      <w:pPr>
        <w:pStyle w:val="ad"/>
        <w:numPr>
          <w:ilvl w:val="0"/>
          <w:numId w:val="97"/>
        </w:numPr>
        <w:ind w:leftChars="0"/>
      </w:pPr>
      <w:r w:rsidRPr="446B89B1">
        <w:t>Smart healthcare: AI aims to improve the quality and efficiency of medical services in areas such as assisted diagnosis, personalized treatment, medical image analysis, and patient monitoring.</w:t>
      </w:r>
    </w:p>
    <w:p w14:paraId="6C769806" w14:textId="0C56AA47" w:rsidR="446B89B1" w:rsidRDefault="446B89B1" w:rsidP="0004351B">
      <w:pPr>
        <w:pStyle w:val="ad"/>
        <w:numPr>
          <w:ilvl w:val="0"/>
          <w:numId w:val="97"/>
        </w:numPr>
        <w:ind w:leftChars="0"/>
      </w:pPr>
      <w:r w:rsidRPr="446B89B1">
        <w:t>Autonomous driving: AI is responsible for environmental awareness, decision-making, and path planning in autonomous vehicles.</w:t>
      </w:r>
    </w:p>
    <w:p w14:paraId="43EF5664" w14:textId="7CC24247" w:rsidR="446B89B1" w:rsidRPr="00C42D80" w:rsidRDefault="446B89B1" w:rsidP="002F2F5B">
      <w:pPr>
        <w:pStyle w:val="ab"/>
        <w:numPr>
          <w:ilvl w:val="0"/>
          <w:numId w:val="74"/>
        </w:numPr>
        <w:rPr>
          <w:sz w:val="32"/>
          <w:szCs w:val="32"/>
        </w:rPr>
      </w:pPr>
      <w:r w:rsidRPr="00C42D80">
        <w:rPr>
          <w:sz w:val="32"/>
          <w:szCs w:val="32"/>
        </w:rPr>
        <w:lastRenderedPageBreak/>
        <w:t xml:space="preserve">Summary </w:t>
      </w:r>
    </w:p>
    <w:p w14:paraId="3E533EC0" w14:textId="2F28393D" w:rsidR="446B89B1" w:rsidRPr="00C42D80" w:rsidRDefault="446B89B1" w:rsidP="00C42D80">
      <w:pPr>
        <w:spacing w:after="0"/>
        <w:ind w:firstLineChars="175" w:firstLine="420"/>
        <w:jc w:val="both"/>
        <w:rPr>
          <w:rFonts w:ascii="DengXian" w:eastAsia="新細明體" w:hAnsi="DengXian" w:cs="DengXian"/>
          <w:sz w:val="24"/>
          <w:szCs w:val="24"/>
          <w:lang w:eastAsia="zh-TW"/>
        </w:rPr>
      </w:pPr>
      <w:r w:rsidRPr="446B89B1">
        <w:rPr>
          <w:rFonts w:ascii="DengXian" w:eastAsia="DengXian" w:hAnsi="DengXian" w:cs="DengXian"/>
          <w:sz w:val="24"/>
          <w:szCs w:val="24"/>
        </w:rPr>
        <w:t xml:space="preserve">These applications show how AI can </w:t>
      </w:r>
      <w:proofErr w:type="gramStart"/>
      <w:r w:rsidRPr="446B89B1">
        <w:rPr>
          <w:rFonts w:ascii="DengXian" w:eastAsia="DengXian" w:hAnsi="DengXian" w:cs="DengXian"/>
          <w:sz w:val="24"/>
          <w:szCs w:val="24"/>
        </w:rPr>
        <w:t>penetrate into</w:t>
      </w:r>
      <w:proofErr w:type="gramEnd"/>
      <w:r w:rsidRPr="446B89B1">
        <w:rPr>
          <w:rFonts w:ascii="DengXian" w:eastAsia="DengXian" w:hAnsi="DengXian" w:cs="DengXian"/>
          <w:sz w:val="24"/>
          <w:szCs w:val="24"/>
        </w:rPr>
        <w:t xml:space="preserve"> every corner of our lives, not only improving work efficiency but also greatly improving our quality of life. With the continuous advancement of technology, the application of AI will become more extensive and deeper.</w:t>
      </w:r>
    </w:p>
    <w:p w14:paraId="0D841D70" w14:textId="7DE68C0C" w:rsidR="7DC1AA4F" w:rsidRPr="004B124A" w:rsidRDefault="7DC1AA4F" w:rsidP="004B124A">
      <w:pPr>
        <w:pStyle w:val="1"/>
        <w:numPr>
          <w:ilvl w:val="0"/>
          <w:numId w:val="84"/>
        </w:numPr>
        <w:rPr>
          <w:b w:val="0"/>
          <w:bCs w:val="0"/>
          <w:sz w:val="40"/>
          <w:szCs w:val="40"/>
        </w:rPr>
      </w:pPr>
      <w:r w:rsidRPr="004B124A">
        <w:rPr>
          <w:b w:val="0"/>
          <w:bCs w:val="0"/>
          <w:sz w:val="40"/>
          <w:szCs w:val="40"/>
        </w:rPr>
        <w:t>Summary</w:t>
      </w:r>
    </w:p>
    <w:p w14:paraId="0BE4ECB9" w14:textId="680B57BD" w:rsidR="7DC1AA4F" w:rsidRDefault="09C355FB" w:rsidP="00BC5EE4">
      <w:pPr>
        <w:rPr>
          <w:rFonts w:eastAsia="新細明體"/>
          <w:lang w:eastAsia="zh-TW"/>
        </w:rPr>
      </w:pPr>
      <w:r w:rsidRPr="09C355FB">
        <w:t xml:space="preserve"> </w:t>
      </w:r>
      <w:r w:rsidR="7DC1AA4F">
        <w:tab/>
      </w:r>
      <w:r w:rsidR="7DC1AA4F" w:rsidRPr="7DC1AA4F">
        <w:t>Artificial intelligence has important application value in the fields of medical care,</w:t>
      </w:r>
      <w:r w:rsidR="7DC1AA4F" w:rsidRPr="7DC1AA4F">
        <w:rPr>
          <w:rFonts w:eastAsia="新細明體"/>
          <w:lang w:eastAsia="zh-TW"/>
        </w:rPr>
        <w:t xml:space="preserve"> </w:t>
      </w:r>
      <w:r w:rsidR="002F2F5B" w:rsidRPr="7DC1AA4F">
        <w:t>transportation</w:t>
      </w:r>
      <w:r w:rsidR="7DC1AA4F" w:rsidRPr="7DC1AA4F">
        <w:t>,</w:t>
      </w:r>
      <w:r w:rsidR="7DC1AA4F" w:rsidRPr="7DC1AA4F">
        <w:rPr>
          <w:rFonts w:eastAsia="新細明體"/>
          <w:lang w:eastAsia="zh-TW"/>
        </w:rPr>
        <w:t xml:space="preserve"> </w:t>
      </w:r>
      <w:r w:rsidR="002F2F5B" w:rsidRPr="7DC1AA4F">
        <w:t>finance, education</w:t>
      </w:r>
      <w:r w:rsidR="7DC1AA4F" w:rsidRPr="7DC1AA4F">
        <w:t>,</w:t>
      </w:r>
      <w:r w:rsidR="7DC1AA4F" w:rsidRPr="7DC1AA4F">
        <w:rPr>
          <w:rFonts w:eastAsia="新細明體"/>
          <w:lang w:eastAsia="zh-TW"/>
        </w:rPr>
        <w:t xml:space="preserve"> </w:t>
      </w:r>
      <w:r w:rsidR="7DC1AA4F" w:rsidRPr="7DC1AA4F">
        <w:t>security,</w:t>
      </w:r>
      <w:r w:rsidR="7DC1AA4F" w:rsidRPr="7DC1AA4F">
        <w:rPr>
          <w:rFonts w:eastAsia="新細明體"/>
          <w:lang w:eastAsia="zh-TW"/>
        </w:rPr>
        <w:t xml:space="preserve"> </w:t>
      </w:r>
      <w:r w:rsidR="7DC1AA4F" w:rsidRPr="7DC1AA4F">
        <w:t>etc.it can bring great changes and development to human society.</w:t>
      </w:r>
    </w:p>
    <w:p w14:paraId="140C0E22" w14:textId="0D7F0259" w:rsidR="00BC5EE4" w:rsidRDefault="00BC5EE4">
      <w:pPr>
        <w:rPr>
          <w:rFonts w:eastAsia="新細明體"/>
          <w:lang w:eastAsia="zh-TW"/>
        </w:rPr>
      </w:pPr>
      <w:r>
        <w:rPr>
          <w:rFonts w:eastAsia="新細明體"/>
          <w:lang w:eastAsia="zh-TW"/>
        </w:rPr>
        <w:br w:type="page"/>
      </w:r>
    </w:p>
    <w:p w14:paraId="5C89CCA6" w14:textId="77777777" w:rsidR="00BC5EE4" w:rsidRPr="00BC5EE4" w:rsidRDefault="00BC5EE4" w:rsidP="00BC5EE4">
      <w:pPr>
        <w:rPr>
          <w:rFonts w:eastAsia="新細明體" w:hint="eastAsia"/>
          <w:lang w:eastAsia="zh-TW"/>
        </w:rPr>
      </w:pPr>
    </w:p>
    <w:p w14:paraId="2C8EAD95" w14:textId="40264DDD" w:rsidR="30C22960" w:rsidRPr="00804C96" w:rsidRDefault="09C355FB" w:rsidP="00046934">
      <w:pPr>
        <w:pStyle w:val="a4"/>
      </w:pPr>
      <w:bookmarkStart w:id="1" w:name="TheLeader"/>
      <w:r w:rsidRPr="6A24B8E6">
        <w:t>The</w:t>
      </w:r>
      <w:r w:rsidR="00DA6E97" w:rsidRPr="6A24B8E6">
        <w:t xml:space="preserve"> leading figures</w:t>
      </w:r>
      <w:r w:rsidRPr="6A24B8E6">
        <w:t xml:space="preserve"> in the field of </w:t>
      </w:r>
      <w:r w:rsidR="6217F55A" w:rsidRPr="6A24B8E6">
        <w:t>computer science</w:t>
      </w:r>
    </w:p>
    <w:bookmarkEnd w:id="1"/>
    <w:p w14:paraId="409FD4D3" w14:textId="00216BDA" w:rsidR="30C22960" w:rsidRPr="00A71EC6" w:rsidRDefault="6344CA7A" w:rsidP="00AA10F6">
      <w:pPr>
        <w:pStyle w:val="1"/>
        <w:numPr>
          <w:ilvl w:val="0"/>
          <w:numId w:val="40"/>
        </w:numPr>
        <w:rPr>
          <w:sz w:val="36"/>
          <w:szCs w:val="36"/>
        </w:rPr>
      </w:pPr>
      <w:r w:rsidRPr="00A71EC6">
        <w:rPr>
          <w:sz w:val="36"/>
          <w:szCs w:val="36"/>
          <w:lang w:eastAsia="zh-TW"/>
        </w:rPr>
        <w:t>Abstract</w:t>
      </w:r>
    </w:p>
    <w:p w14:paraId="7C236D04" w14:textId="4D5E9732" w:rsidR="00046934" w:rsidRPr="007903BE" w:rsidRDefault="00046934" w:rsidP="00046934">
      <w:pPr>
        <w:rPr>
          <w:rFonts w:eastAsia="新細明體"/>
          <w:lang w:eastAsia="zh-TW"/>
        </w:rPr>
      </w:pPr>
      <w:r>
        <w:rPr>
          <w:rFonts w:hint="eastAsia"/>
          <w:lang w:eastAsia="zh-TW"/>
        </w:rPr>
        <w:t xml:space="preserve"> </w:t>
      </w:r>
      <w:r>
        <w:tab/>
      </w:r>
      <w:r w:rsidRPr="00211B26">
        <w:rPr>
          <w:lang w:eastAsia="zh-TW"/>
        </w:rPr>
        <w:t xml:space="preserve">As we know, throughout the history of development in the field of computing, many renowned figures have laid its foundations and driven technological innovation. Their contributions not only transformed computer technology itself but also deeply influenced various aspects of modern society. For instance, </w:t>
      </w:r>
      <w:r w:rsidRPr="07D2CF32">
        <w:rPr>
          <w:color w:val="FF0000"/>
          <w:lang w:eastAsia="zh-TW"/>
        </w:rPr>
        <w:t>Alan Turing</w:t>
      </w:r>
      <w:r w:rsidRPr="00211B26">
        <w:rPr>
          <w:lang w:eastAsia="zh-TW"/>
        </w:rPr>
        <w:t xml:space="preserve">, known as the "father of computer science," introduced the concept of the Turing machine, establishing the theoretical basis for modern computers. Similarly, </w:t>
      </w:r>
      <w:r w:rsidRPr="07D2CF32">
        <w:rPr>
          <w:color w:val="FF0000"/>
          <w:lang w:eastAsia="zh-TW"/>
        </w:rPr>
        <w:t>John von Neumann</w:t>
      </w:r>
      <w:r w:rsidRPr="00211B26">
        <w:rPr>
          <w:lang w:eastAsia="zh-TW"/>
        </w:rPr>
        <w:t xml:space="preserve"> proposed the famous "von Neumann architecture," a foundational design of modern computers that includes the concept of stored programs. It is through the contributions of these individuals that computing technology moved from laboratories to the public, gradually transforming our daily lives. </w:t>
      </w:r>
    </w:p>
    <w:p w14:paraId="3A3F6341" w14:textId="6D2EEF98" w:rsidR="6344CA7A" w:rsidRPr="00A71EC6" w:rsidRDefault="00AA10F6" w:rsidP="00AA10F6">
      <w:pPr>
        <w:pStyle w:val="1"/>
        <w:numPr>
          <w:ilvl w:val="0"/>
          <w:numId w:val="40"/>
        </w:numPr>
        <w:rPr>
          <w:sz w:val="36"/>
          <w:szCs w:val="36"/>
          <w:lang w:eastAsia="zh-TW"/>
        </w:rPr>
      </w:pPr>
      <w:r>
        <w:rPr>
          <w:rFonts w:eastAsia="新細明體" w:hint="eastAsia"/>
          <w:sz w:val="36"/>
          <w:szCs w:val="36"/>
          <w:lang w:eastAsia="zh-TW"/>
        </w:rPr>
        <w:t>T</w:t>
      </w:r>
      <w:r w:rsidR="6344CA7A" w:rsidRPr="00A71EC6">
        <w:rPr>
          <w:sz w:val="36"/>
          <w:szCs w:val="36"/>
          <w:lang w:eastAsia="zh-TW"/>
        </w:rPr>
        <w:t>he leaders we keep a watchful eye on</w:t>
      </w:r>
    </w:p>
    <w:p w14:paraId="499D3DB8" w14:textId="3649E509" w:rsidR="30C22960" w:rsidRPr="00804C96" w:rsidRDefault="6344CA7A" w:rsidP="77C7962E">
      <w:pPr>
        <w:pStyle w:val="ad"/>
        <w:spacing w:after="0"/>
        <w:ind w:left="440"/>
        <w:rPr>
          <w:del w:id="2" w:author="Microsoft Word" w:date="2024-10-28T15:24:00Z" w16du:dateUtc="2024-10-28T07:24:00Z"/>
          <w:rFonts w:ascii="Microsoft Tai Le" w:hAnsi="Microsoft Tai Le" w:cs="Microsoft Tai Le"/>
          <w:sz w:val="32"/>
          <w:szCs w:val="32"/>
        </w:rPr>
      </w:pPr>
      <w:r w:rsidRPr="6344CA7A">
        <w:rPr>
          <w:rFonts w:ascii="Microsoft Tai Le" w:eastAsia="新細明體" w:hAnsi="Microsoft Tai Le" w:cs="Microsoft Tai Le"/>
          <w:sz w:val="32"/>
          <w:szCs w:val="32"/>
          <w:lang w:eastAsia="zh-TW"/>
        </w:rPr>
        <w:t xml:space="preserve">    </w:t>
      </w:r>
      <w:r w:rsidR="007903BE">
        <w:rPr>
          <w:noProof/>
        </w:rPr>
        <w:drawing>
          <wp:anchor distT="0" distB="0" distL="114300" distR="114300" simplePos="0" relativeHeight="251658246" behindDoc="1" locked="0" layoutInCell="1" allowOverlap="1" wp14:anchorId="05E29E93" wp14:editId="103C1B0C">
            <wp:simplePos x="0" y="0"/>
            <wp:positionH relativeFrom="column">
              <wp:posOffset>2313940</wp:posOffset>
            </wp:positionH>
            <wp:positionV relativeFrom="paragraph">
              <wp:posOffset>71755</wp:posOffset>
            </wp:positionV>
            <wp:extent cx="3547745" cy="2343150"/>
            <wp:effectExtent l="0" t="0" r="0" b="0"/>
            <wp:wrapTight wrapText="bothSides">
              <wp:wrapPolygon edited="0">
                <wp:start x="0" y="0"/>
                <wp:lineTo x="0" y="21424"/>
                <wp:lineTo x="21457" y="21424"/>
                <wp:lineTo x="21457" y="0"/>
                <wp:lineTo x="0" y="0"/>
              </wp:wrapPolygon>
            </wp:wrapTight>
            <wp:docPr id="2135621957" name="Picture 213562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547745" cy="2343150"/>
                    </a:xfrm>
                    <a:prstGeom prst="rect">
                      <a:avLst/>
                    </a:prstGeom>
                  </pic:spPr>
                </pic:pic>
              </a:graphicData>
            </a:graphic>
            <wp14:sizeRelH relativeFrom="margin">
              <wp14:pctWidth>0</wp14:pctWidth>
            </wp14:sizeRelH>
            <wp14:sizeRelV relativeFrom="margin">
              <wp14:pctHeight>0</wp14:pctHeight>
            </wp14:sizeRelV>
          </wp:anchor>
        </w:drawing>
      </w:r>
      <w:r w:rsidR="00211B26" w:rsidRPr="00211B26">
        <w:rPr>
          <w:rFonts w:eastAsia="新細明體"/>
          <w:lang w:eastAsia="zh-TW"/>
        </w:rPr>
        <w:t xml:space="preserve">With the announcement of the 2024 Nobel </w:t>
      </w:r>
      <w:r w:rsidR="00C42D80" w:rsidRPr="00211B26">
        <w:rPr>
          <w:rFonts w:eastAsia="新細明體"/>
          <w:lang w:eastAsia="zh-TW"/>
        </w:rPr>
        <w:t>Prize,</w:t>
      </w:r>
      <w:r w:rsidR="00C42D80" w:rsidRPr="00211B26">
        <w:t xml:space="preserve"> </w:t>
      </w:r>
      <w:proofErr w:type="gramStart"/>
      <w:r w:rsidR="00C42D80" w:rsidRPr="00211B26">
        <w:t>We</w:t>
      </w:r>
      <w:proofErr w:type="gramEnd"/>
      <w:r w:rsidR="00211B26" w:rsidRPr="00211B26">
        <w:t xml:space="preserve"> noticed two leading figures in </w:t>
      </w:r>
      <w:r w:rsidR="00211B26" w:rsidRPr="00211B26">
        <w:rPr>
          <w:color w:val="FF0000"/>
        </w:rPr>
        <w:t>the field of</w:t>
      </w:r>
      <w:r w:rsidR="00211B26" w:rsidRPr="00211B26">
        <w:t xml:space="preserve"> </w:t>
      </w:r>
      <w:r w:rsidR="00211B26" w:rsidRPr="00211B26">
        <w:rPr>
          <w:color w:val="FF0000"/>
        </w:rPr>
        <w:t>computer science</w:t>
      </w:r>
      <w:r w:rsidR="00211B26" w:rsidRPr="00211B26">
        <w:t xml:space="preserve"> who received the Nobel Prize this year. </w:t>
      </w:r>
      <w:r w:rsidR="00211B26" w:rsidRPr="00211B26">
        <w:rPr>
          <w:highlight w:val="yellow"/>
        </w:rPr>
        <w:t>“The 2024 Nobel Prize</w:t>
      </w:r>
      <w:r w:rsidR="00211B26" w:rsidRPr="00211B26">
        <w:t xml:space="preserve"> in Physics was awarded to </w:t>
      </w:r>
      <w:r w:rsidR="00211B26" w:rsidRPr="00211B26">
        <w:rPr>
          <w:b/>
          <w:bCs/>
        </w:rPr>
        <w:t>John J. Hopfield</w:t>
      </w:r>
      <w:r w:rsidR="00211B26" w:rsidRPr="00211B26">
        <w:t xml:space="preserve"> from Princeton University and </w:t>
      </w:r>
      <w:r w:rsidR="00211B26" w:rsidRPr="00211B26">
        <w:rPr>
          <w:b/>
          <w:bCs/>
        </w:rPr>
        <w:t>Geoffrey E. Hinton</w:t>
      </w:r>
      <w:r w:rsidR="00211B26" w:rsidRPr="00211B26">
        <w:t xml:space="preserve"> from the University of Toronto for their groundbreaking work in </w:t>
      </w:r>
      <w:r w:rsidR="00211B26" w:rsidRPr="00211B26">
        <w:rPr>
          <w:color w:val="FF0000"/>
        </w:rPr>
        <w:t>artificial neural networks</w:t>
      </w:r>
      <w:r w:rsidR="00211B26" w:rsidRPr="00211B26">
        <w:t xml:space="preserve">, which has significantly advanced the field of machine </w:t>
      </w:r>
      <w:proofErr w:type="spellStart"/>
      <w:r w:rsidR="00211B26" w:rsidRPr="00211B26">
        <w:t>learning.</w:t>
      </w:r>
    </w:p>
    <w:p w14:paraId="1A7EB9E3" w14:textId="1E3BB3CB" w:rsidR="09C355FB" w:rsidRPr="00A71EC6" w:rsidRDefault="00C42D80" w:rsidP="00AA10F6">
      <w:pPr>
        <w:pStyle w:val="1"/>
        <w:numPr>
          <w:ilvl w:val="0"/>
          <w:numId w:val="40"/>
        </w:numPr>
        <w:rPr>
          <w:sz w:val="36"/>
          <w:szCs w:val="36"/>
        </w:rPr>
      </w:pPr>
      <w:r>
        <w:rPr>
          <w:rFonts w:eastAsia="新細明體" w:hint="eastAsia"/>
          <w:sz w:val="36"/>
          <w:szCs w:val="36"/>
          <w:lang w:eastAsia="zh-TW"/>
        </w:rPr>
        <w:lastRenderedPageBreak/>
        <w:t>T</w:t>
      </w:r>
      <w:r>
        <w:rPr>
          <w:rFonts w:eastAsia="新細明體"/>
          <w:sz w:val="36"/>
          <w:szCs w:val="36"/>
          <w:lang w:eastAsia="zh-TW"/>
        </w:rPr>
        <w:t>h</w:t>
      </w:r>
      <w:r>
        <w:rPr>
          <w:rFonts w:eastAsia="新細明體" w:hint="eastAsia"/>
          <w:sz w:val="36"/>
          <w:szCs w:val="36"/>
          <w:lang w:eastAsia="zh-TW"/>
        </w:rPr>
        <w:t>e</w:t>
      </w:r>
      <w:proofErr w:type="spellEnd"/>
      <w:r>
        <w:rPr>
          <w:rFonts w:eastAsia="新細明體" w:hint="eastAsia"/>
          <w:sz w:val="36"/>
          <w:szCs w:val="36"/>
          <w:lang w:eastAsia="zh-TW"/>
        </w:rPr>
        <w:t xml:space="preserve"> u</w:t>
      </w:r>
      <w:r w:rsidR="09C355FB" w:rsidRPr="00A71EC6">
        <w:rPr>
          <w:rFonts w:eastAsia="新細明體"/>
          <w:sz w:val="36"/>
          <w:szCs w:val="36"/>
          <w:lang w:eastAsia="zh-TW"/>
        </w:rPr>
        <w:t xml:space="preserve">nderstanding of </w:t>
      </w:r>
      <w:r w:rsidR="09C355FB" w:rsidRPr="00A71EC6">
        <w:rPr>
          <w:sz w:val="36"/>
          <w:szCs w:val="36"/>
        </w:rPr>
        <w:t xml:space="preserve">John J. Hopfield </w:t>
      </w:r>
      <w:r w:rsidR="00046934" w:rsidRPr="00A71EC6">
        <w:rPr>
          <w:sz w:val="36"/>
          <w:szCs w:val="36"/>
        </w:rPr>
        <w:t>and Geoffrey</w:t>
      </w:r>
      <w:r w:rsidR="09C355FB" w:rsidRPr="00A71EC6">
        <w:rPr>
          <w:sz w:val="36"/>
          <w:szCs w:val="36"/>
        </w:rPr>
        <w:t xml:space="preserve"> E. Hinton</w:t>
      </w:r>
    </w:p>
    <w:p w14:paraId="54E6A167" w14:textId="1AE2A3BE" w:rsidR="14F6737B" w:rsidRPr="00B81689" w:rsidRDefault="00211B26" w:rsidP="00C47614">
      <w:pPr>
        <w:pStyle w:val="ab"/>
        <w:numPr>
          <w:ilvl w:val="0"/>
          <w:numId w:val="41"/>
        </w:numPr>
      </w:pPr>
      <w:r w:rsidRPr="007903BE">
        <w:t>John J. Hopfield</w:t>
      </w:r>
    </w:p>
    <w:p w14:paraId="294C35E6" w14:textId="02A6C0F5" w:rsidR="30C22960" w:rsidRPr="00802D9A" w:rsidRDefault="00A71EC6" w:rsidP="00A87D9B">
      <w:pPr>
        <w:pStyle w:val="ab"/>
        <w:numPr>
          <w:ilvl w:val="0"/>
          <w:numId w:val="45"/>
        </w:numPr>
      </w:pPr>
      <w:r>
        <w:rPr>
          <w:noProof/>
        </w:rPr>
        <w:drawing>
          <wp:anchor distT="0" distB="0" distL="114300" distR="114300" simplePos="0" relativeHeight="251658248" behindDoc="1" locked="0" layoutInCell="1" allowOverlap="1" wp14:anchorId="73BCFE8A" wp14:editId="65395D84">
            <wp:simplePos x="0" y="0"/>
            <wp:positionH relativeFrom="margin">
              <wp:posOffset>3143250</wp:posOffset>
            </wp:positionH>
            <wp:positionV relativeFrom="paragraph">
              <wp:posOffset>221615</wp:posOffset>
            </wp:positionV>
            <wp:extent cx="2604770" cy="1749425"/>
            <wp:effectExtent l="0" t="0" r="5080" b="3175"/>
            <wp:wrapTight wrapText="bothSides">
              <wp:wrapPolygon edited="0">
                <wp:start x="0" y="0"/>
                <wp:lineTo x="0" y="21404"/>
                <wp:lineTo x="21484" y="21404"/>
                <wp:lineTo x="21484" y="0"/>
                <wp:lineTo x="0" y="0"/>
              </wp:wrapPolygon>
            </wp:wrapTight>
            <wp:docPr id="495755012" name="Picture 49575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604770" cy="1749425"/>
                    </a:xfrm>
                    <a:prstGeom prst="rect">
                      <a:avLst/>
                    </a:prstGeom>
                  </pic:spPr>
                </pic:pic>
              </a:graphicData>
            </a:graphic>
            <wp14:sizeRelH relativeFrom="margin">
              <wp14:pctWidth>0</wp14:pctWidth>
            </wp14:sizeRelH>
            <wp14:sizeRelV relativeFrom="margin">
              <wp14:pctHeight>0</wp14:pctHeight>
            </wp14:sizeRelV>
          </wp:anchor>
        </w:drawing>
      </w:r>
      <w:r w:rsidR="00802D9A" w:rsidRPr="00802D9A">
        <w:rPr>
          <w:rFonts w:eastAsia="新細明體" w:hint="eastAsia"/>
          <w:lang w:eastAsia="zh-TW"/>
        </w:rPr>
        <w:t>A</w:t>
      </w:r>
      <w:r w:rsidR="6344CA7A" w:rsidRPr="00802D9A">
        <w:t>ll his life</w:t>
      </w:r>
    </w:p>
    <w:p w14:paraId="3292416F" w14:textId="79B9231E" w:rsidR="30C22960" w:rsidRPr="00804C96" w:rsidRDefault="6344CA7A" w:rsidP="00B81689">
      <w:pPr>
        <w:ind w:firstLineChars="190" w:firstLine="608"/>
      </w:pPr>
      <w:del w:id="3" w:author="Microsoft Word" w:date="2024-10-28T15:24:00Z" w16du:dateUtc="2024-10-28T07:24:00Z">
        <w:r w:rsidRPr="6344CA7A">
          <w:rPr>
            <w:rFonts w:ascii="Microsoft Tai Le" w:eastAsia="SimSun" w:hAnsi="Microsoft Tai Le" w:cs="Microsoft Tai Le"/>
            <w:sz w:val="32"/>
            <w:szCs w:val="32"/>
          </w:rPr>
          <w:delText xml:space="preserve"> </w:delText>
        </w:r>
      </w:del>
      <w:r w:rsidR="00211B26" w:rsidRPr="00211B26">
        <w:t>John J. Hopfield, born on July 15, 1933, in Chicago, Illinois, USA, obtained his Ph.D. from Cornell University in 1958 and is currently a professor at Princeton University in the USA.</w:t>
      </w:r>
    </w:p>
    <w:p w14:paraId="108F2555" w14:textId="0FE18F2E" w:rsidR="30C22960" w:rsidRPr="00804C96" w:rsidRDefault="30C22960" w:rsidP="007903BE"/>
    <w:p w14:paraId="4BCED1FB" w14:textId="540EFFC5" w:rsidR="30C22960" w:rsidRPr="00802D9A" w:rsidRDefault="00802D9A" w:rsidP="00A87D9B">
      <w:pPr>
        <w:pStyle w:val="ab"/>
        <w:numPr>
          <w:ilvl w:val="0"/>
          <w:numId w:val="45"/>
        </w:numPr>
      </w:pPr>
      <w:r w:rsidRPr="00802D9A">
        <w:rPr>
          <w:rFonts w:eastAsia="新細明體" w:hint="eastAsia"/>
          <w:lang w:eastAsia="zh-TW"/>
        </w:rPr>
        <w:t>P</w:t>
      </w:r>
      <w:r w:rsidR="6344CA7A" w:rsidRPr="00802D9A">
        <w:t>rize</w:t>
      </w:r>
    </w:p>
    <w:p w14:paraId="42732923" w14:textId="7AAC33DF" w:rsidR="30C22960" w:rsidRPr="00A87D9B" w:rsidRDefault="6344CA7A" w:rsidP="00A87D9B">
      <w:pPr>
        <w:ind w:firstLineChars="190" w:firstLine="608"/>
        <w:rPr>
          <w:rFonts w:eastAsia="新細明體"/>
          <w:lang w:eastAsia="zh-TW"/>
        </w:rPr>
      </w:pPr>
      <w:del w:id="4" w:author="Microsoft Word" w:date="2024-10-28T15:24:00Z" w16du:dateUtc="2024-10-28T07:24:00Z">
        <w:r w:rsidRPr="6344CA7A">
          <w:rPr>
            <w:rFonts w:ascii="Microsoft Tai Le" w:eastAsia="SimSun" w:hAnsi="Microsoft Tai Le" w:cs="Microsoft Tai Le"/>
            <w:sz w:val="32"/>
            <w:szCs w:val="32"/>
          </w:rPr>
          <w:delText xml:space="preserve"> </w:delText>
        </w:r>
      </w:del>
      <w:r w:rsidR="00211B26" w:rsidRPr="00211B26">
        <w:t xml:space="preserve">As we know, he is a scholar from the field of </w:t>
      </w:r>
      <w:r w:rsidR="00211B26" w:rsidRPr="00211B26">
        <w:rPr>
          <w:color w:val="FF0000"/>
        </w:rPr>
        <w:t>machine learning</w:t>
      </w:r>
      <w:r w:rsidR="00211B26" w:rsidRPr="00211B26">
        <w:t xml:space="preserve">, engaged in </w:t>
      </w:r>
      <w:r w:rsidR="00211B26" w:rsidRPr="00211B26">
        <w:rPr>
          <w:color w:val="FF0000"/>
        </w:rPr>
        <w:t>artificial intelligence</w:t>
      </w:r>
      <w:r w:rsidR="00211B26" w:rsidRPr="00211B26">
        <w:t xml:space="preserve"> research. Therefore, questions arise, “Is this Nobel Prize a Physics Prize or a Mathematics Prize?” These voices are incessant, as if this award, which has always symbolized the highest honor in science, has suddenly become somewhat unfamiliar. However, if we set aside these surface-level debates, we can discover that behind this award lies a deeper scientific transformation and interdisciplinary exploration. The Nobel Prize in Physics may reveal a new direction for future scientific development through this controversy: perhaps it is in the technology related to </w:t>
      </w:r>
      <w:r w:rsidR="00211B26" w:rsidRPr="00211B26">
        <w:rPr>
          <w:highlight w:val="yellow"/>
        </w:rPr>
        <w:t>computer science</w:t>
      </w:r>
      <w:r w:rsidR="00211B26" w:rsidRPr="00211B26">
        <w:t xml:space="preserve"> that you and I are currently learning or engaging in, such as the currently hot topic of artificial intelligence.</w:t>
      </w:r>
    </w:p>
    <w:p w14:paraId="33EE14F9" w14:textId="3D536231" w:rsidR="30C22960" w:rsidRPr="00802D9A" w:rsidRDefault="00802D9A" w:rsidP="00A87D9B">
      <w:pPr>
        <w:pStyle w:val="ab"/>
        <w:numPr>
          <w:ilvl w:val="0"/>
          <w:numId w:val="45"/>
        </w:numPr>
      </w:pPr>
      <w:r w:rsidRPr="00802D9A">
        <w:rPr>
          <w:rFonts w:eastAsia="新細明體" w:hint="eastAsia"/>
          <w:lang w:eastAsia="zh-TW"/>
        </w:rPr>
        <w:t>A</w:t>
      </w:r>
      <w:r w:rsidR="6344CA7A" w:rsidRPr="00802D9A">
        <w:t>chievements</w:t>
      </w:r>
    </w:p>
    <w:p w14:paraId="7759BAA9" w14:textId="14849B1B" w:rsidR="30C22960" w:rsidRPr="00804C96" w:rsidRDefault="00211B26" w:rsidP="00B81689">
      <w:pPr>
        <w:ind w:firstLineChars="190" w:firstLine="418"/>
        <w:rPr>
          <w:color w:val="FF0000"/>
        </w:rPr>
      </w:pPr>
      <w:r w:rsidRPr="00211B26">
        <w:t xml:space="preserve">Let’s </w:t>
      </w:r>
      <w:proofErr w:type="gramStart"/>
      <w:r w:rsidRPr="00211B26">
        <w:t>take a look</w:t>
      </w:r>
      <w:proofErr w:type="gramEnd"/>
      <w:r w:rsidRPr="00211B26">
        <w:t xml:space="preserve"> at his </w:t>
      </w:r>
      <w:r w:rsidRPr="00211B26">
        <w:rPr>
          <w:b/>
          <w:bCs/>
        </w:rPr>
        <w:t xml:space="preserve">achievements. </w:t>
      </w:r>
      <w:r w:rsidRPr="00211B26">
        <w:t xml:space="preserve">As early as the 1980s, </w:t>
      </w:r>
      <w:r w:rsidRPr="00211B26">
        <w:rPr>
          <w:color w:val="000000" w:themeColor="text1"/>
        </w:rPr>
        <w:t>John J.</w:t>
      </w:r>
      <w:r w:rsidRPr="00211B26">
        <w:rPr>
          <w:b/>
          <w:bCs/>
          <w:color w:val="000000" w:themeColor="text1"/>
        </w:rPr>
        <w:t xml:space="preserve"> </w:t>
      </w:r>
      <w:r w:rsidRPr="00211B26">
        <w:t xml:space="preserve">Hopfield proposed the famous </w:t>
      </w:r>
      <w:r w:rsidRPr="00211B26">
        <w:rPr>
          <w:color w:val="FF0000"/>
        </w:rPr>
        <w:t>Hopfield Network</w:t>
      </w:r>
      <w:r w:rsidRPr="00211B26">
        <w:t xml:space="preserve">. At that time, artificial intelligence was still in its infancy, and scientists were trying to make machines </w:t>
      </w:r>
      <w:r w:rsidRPr="00211B26">
        <w:rPr>
          <w:highlight w:val="yellow"/>
        </w:rPr>
        <w:t>simulate the workings of the brain</w:t>
      </w:r>
      <w:r w:rsidRPr="00211B26">
        <w:t xml:space="preserve">, but progress was slow. While observing how neurons work together, Hopfield discovered an interesting phenomenon: the interactions between </w:t>
      </w:r>
      <w:r w:rsidRPr="00211B26">
        <w:rPr>
          <w:color w:val="FF0000"/>
        </w:rPr>
        <w:t>neurons</w:t>
      </w:r>
      <w:r w:rsidRPr="00211B26">
        <w:t xml:space="preserve"> could be compared to the interactions in a </w:t>
      </w:r>
      <w:r w:rsidRPr="00211B26">
        <w:rPr>
          <w:color w:val="FF0000"/>
        </w:rPr>
        <w:t>physical spin system.</w:t>
      </w:r>
    </w:p>
    <w:p w14:paraId="310FD478" w14:textId="05C34CF9" w:rsidR="30C22960" w:rsidRPr="00B81689" w:rsidRDefault="30C22960" w:rsidP="007903BE">
      <w:pPr>
        <w:rPr>
          <w:rFonts w:eastAsia="新細明體"/>
          <w:lang w:eastAsia="zh-TW"/>
        </w:rPr>
      </w:pPr>
    </w:p>
    <w:p w14:paraId="2EB925D1" w14:textId="73FC6230" w:rsidR="5457D217" w:rsidRPr="00B81689" w:rsidRDefault="007903BE" w:rsidP="00B81689">
      <w:pPr>
        <w:ind w:firstLineChars="190" w:firstLine="418"/>
        <w:rPr>
          <w:rFonts w:eastAsia="新細明體"/>
          <w:lang w:eastAsia="zh-TW"/>
        </w:rPr>
      </w:pPr>
      <w:r>
        <w:rPr>
          <w:noProof/>
        </w:rPr>
        <w:lastRenderedPageBreak/>
        <w:drawing>
          <wp:anchor distT="0" distB="0" distL="114300" distR="114300" simplePos="0" relativeHeight="251658247" behindDoc="1" locked="0" layoutInCell="1" allowOverlap="1" wp14:anchorId="3755B2C0" wp14:editId="3E27B382">
            <wp:simplePos x="0" y="0"/>
            <wp:positionH relativeFrom="column">
              <wp:posOffset>2428875</wp:posOffset>
            </wp:positionH>
            <wp:positionV relativeFrom="paragraph">
              <wp:posOffset>186690</wp:posOffset>
            </wp:positionV>
            <wp:extent cx="3678555" cy="1933575"/>
            <wp:effectExtent l="0" t="0" r="0" b="9525"/>
            <wp:wrapTight wrapText="bothSides">
              <wp:wrapPolygon edited="0">
                <wp:start x="0" y="0"/>
                <wp:lineTo x="0" y="21494"/>
                <wp:lineTo x="21477" y="21494"/>
                <wp:lineTo x="21477" y="0"/>
                <wp:lineTo x="0" y="0"/>
              </wp:wrapPolygon>
            </wp:wrapTight>
            <wp:docPr id="1126633362" name="Picture 1050158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158296"/>
                    <pic:cNvPicPr/>
                  </pic:nvPicPr>
                  <pic:blipFill>
                    <a:blip r:embed="rId13">
                      <a:extLst>
                        <a:ext uri="{28A0092B-C50C-407E-A947-70E740481C1C}">
                          <a14:useLocalDpi xmlns:a14="http://schemas.microsoft.com/office/drawing/2010/main" val="0"/>
                        </a:ext>
                      </a:extLst>
                    </a:blip>
                    <a:stretch>
                      <a:fillRect/>
                    </a:stretch>
                  </pic:blipFill>
                  <pic:spPr>
                    <a:xfrm>
                      <a:off x="0" y="0"/>
                      <a:ext cx="3678555" cy="1933575"/>
                    </a:xfrm>
                    <a:prstGeom prst="rect">
                      <a:avLst/>
                    </a:prstGeom>
                  </pic:spPr>
                </pic:pic>
              </a:graphicData>
            </a:graphic>
            <wp14:sizeRelH relativeFrom="margin">
              <wp14:pctWidth>0</wp14:pctWidth>
            </wp14:sizeRelH>
            <wp14:sizeRelV relativeFrom="margin">
              <wp14:pctHeight>0</wp14:pctHeight>
            </wp14:sizeRelV>
          </wp:anchor>
        </w:drawing>
      </w:r>
      <w:r w:rsidR="00211B26" w:rsidRPr="00211B26">
        <w:t>This idea inspired him. Based on his research into how the brain extracts and stores memories, he proposed t</w:t>
      </w:r>
      <w:r w:rsidR="00211B26" w:rsidRPr="00211B26">
        <w:rPr>
          <w:color w:val="FF0000"/>
        </w:rPr>
        <w:t>he Hopfield Network model</w:t>
      </w:r>
      <w:r w:rsidR="00211B26" w:rsidRPr="00211B26">
        <w:t xml:space="preserve">. In this network, it can store and retrieve data patterns, such as images or other types of patterns, utilizing the energy minimization principle from physics for data recovery. This model </w:t>
      </w:r>
      <w:r w:rsidR="00211B26" w:rsidRPr="00211B26">
        <w:rPr>
          <w:highlight w:val="yellow"/>
        </w:rPr>
        <w:t>laid the early theoretical foundation for neural networks</w:t>
      </w:r>
      <w:r w:rsidR="00211B26" w:rsidRPr="00211B26">
        <w:t xml:space="preserve"> and has been widely applied in </w:t>
      </w:r>
      <w:r w:rsidR="00211B26" w:rsidRPr="00211B26">
        <w:rPr>
          <w:color w:val="FF0000"/>
        </w:rPr>
        <w:t>machine learning</w:t>
      </w:r>
      <w:r w:rsidR="00211B26" w:rsidRPr="00211B26">
        <w:t xml:space="preserve"> and </w:t>
      </w:r>
      <w:r w:rsidR="00211B26" w:rsidRPr="00211B26">
        <w:rPr>
          <w:color w:val="FF0000"/>
        </w:rPr>
        <w:t>artificial intelligence</w:t>
      </w:r>
      <w:r w:rsidR="00211B26" w:rsidRPr="00211B26">
        <w:t xml:space="preserve">. It not only brought new ideas to neural network research but also </w:t>
      </w:r>
      <w:r w:rsidR="00211B26" w:rsidRPr="00211B26">
        <w:rPr>
          <w:highlight w:val="yellow"/>
        </w:rPr>
        <w:t>introduced concepts</w:t>
      </w:r>
      <w:r w:rsidR="00211B26" w:rsidRPr="00211B26">
        <w:t xml:space="preserve"> from physics into the realm of </w:t>
      </w:r>
      <w:r w:rsidR="00211B26" w:rsidRPr="00211B26">
        <w:rPr>
          <w:color w:val="FF0000"/>
        </w:rPr>
        <w:t>artificial intelligence.</w:t>
      </w:r>
    </w:p>
    <w:p w14:paraId="3F97826C" w14:textId="16E63E7B" w:rsidR="30C22960" w:rsidRDefault="00802D9A" w:rsidP="00A87D9B">
      <w:pPr>
        <w:pStyle w:val="ab"/>
        <w:numPr>
          <w:ilvl w:val="0"/>
          <w:numId w:val="45"/>
        </w:numPr>
        <w:rPr>
          <w:rFonts w:eastAsia="新細明體"/>
          <w:lang w:eastAsia="zh-TW"/>
        </w:rPr>
      </w:pPr>
      <w:r w:rsidRPr="00802D9A">
        <w:rPr>
          <w:rFonts w:eastAsia="新細明體" w:hint="eastAsia"/>
          <w:lang w:eastAsia="zh-TW"/>
        </w:rPr>
        <w:t>S</w:t>
      </w:r>
      <w:r w:rsidR="6344CA7A" w:rsidRPr="00802D9A">
        <w:t>ummar</w:t>
      </w:r>
      <w:r w:rsidR="00E74C5E" w:rsidRPr="00802D9A">
        <w:rPr>
          <w:rFonts w:eastAsia="新細明體" w:hint="eastAsia"/>
          <w:lang w:eastAsia="zh-TW"/>
        </w:rPr>
        <w:t>y</w:t>
      </w:r>
    </w:p>
    <w:p w14:paraId="4C6E90C2" w14:textId="77777777" w:rsidR="00A87D9B" w:rsidRPr="00A87D9B" w:rsidRDefault="00A87D9B" w:rsidP="00A87D9B">
      <w:pPr>
        <w:rPr>
          <w:rFonts w:eastAsia="新細明體"/>
          <w:lang w:eastAsia="zh-TW"/>
        </w:rPr>
      </w:pPr>
    </w:p>
    <w:p w14:paraId="46A70242" w14:textId="1072859F" w:rsidR="30C22960" w:rsidRPr="00804C96" w:rsidRDefault="00211B26" w:rsidP="007903BE">
      <w:pPr>
        <w:ind w:firstLineChars="190" w:firstLine="418"/>
        <w:rPr>
          <w:color w:val="FF0000"/>
        </w:rPr>
      </w:pPr>
      <w:r w:rsidRPr="00211B26">
        <w:t xml:space="preserve">Undoubtedly, Hopfield’s work provided a foundation for </w:t>
      </w:r>
      <w:r w:rsidRPr="00211B26">
        <w:rPr>
          <w:highlight w:val="yellow"/>
        </w:rPr>
        <w:t>the intersection of contemporary artificial intelligence and neuroscience.</w:t>
      </w:r>
      <w:r w:rsidRPr="00211B26">
        <w:t xml:space="preserve"> His research has not only advanced the development of </w:t>
      </w:r>
      <w:r w:rsidRPr="00211B26">
        <w:rPr>
          <w:color w:val="FF0000"/>
        </w:rPr>
        <w:t>machine learning</w:t>
      </w:r>
      <w:r w:rsidRPr="00211B26">
        <w:t xml:space="preserve"> but also influenced our understanding of </w:t>
      </w:r>
      <w:r w:rsidRPr="00211B26">
        <w:rPr>
          <w:color w:val="FF0000"/>
        </w:rPr>
        <w:t>how the biological brain works</w:t>
      </w:r>
      <w:r w:rsidRPr="00211B26">
        <w:t xml:space="preserve">. By integrating physics, computer science, and biology, he made immeasurable contributions to </w:t>
      </w:r>
      <w:r w:rsidRPr="00211B26">
        <w:rPr>
          <w:color w:val="FF0000"/>
        </w:rPr>
        <w:t>the early development of artificial intelligence and neural networks.</w:t>
      </w:r>
    </w:p>
    <w:p w14:paraId="4675DAF0" w14:textId="7BC9E603" w:rsidR="30C22960" w:rsidRPr="00804C96" w:rsidRDefault="00211B26" w:rsidP="007903BE">
      <w:r w:rsidRPr="00211B26">
        <w:t xml:space="preserve"> </w:t>
      </w:r>
    </w:p>
    <w:p w14:paraId="10353957" w14:textId="4FF4BC4B" w:rsidR="30C22960" w:rsidRPr="00A87D9B" w:rsidRDefault="00802D9A" w:rsidP="00A87D9B">
      <w:pPr>
        <w:pStyle w:val="ab"/>
        <w:numPr>
          <w:ilvl w:val="0"/>
          <w:numId w:val="45"/>
        </w:numPr>
        <w:rPr>
          <w:rFonts w:ascii="Microsoft Tai Le" w:hAnsi="Microsoft Tai Le" w:cs="Microsoft Tai Le"/>
          <w:b w:val="0"/>
          <w:bCs w:val="0"/>
          <w:sz w:val="32"/>
          <w:szCs w:val="32"/>
          <w:u w:val="single"/>
        </w:rPr>
      </w:pPr>
      <w:r w:rsidRPr="00A87D9B">
        <w:rPr>
          <w:rFonts w:eastAsia="新細明體" w:hint="eastAsia"/>
          <w:b w:val="0"/>
          <w:bCs w:val="0"/>
          <w:lang w:eastAsia="zh-TW"/>
        </w:rPr>
        <w:t>C</w:t>
      </w:r>
      <w:r w:rsidR="6344CA7A" w:rsidRPr="00A87D9B">
        <w:rPr>
          <w:b w:val="0"/>
          <w:bCs w:val="0"/>
        </w:rPr>
        <w:t>onclusion and inspiration</w:t>
      </w:r>
    </w:p>
    <w:p w14:paraId="1D1772F9" w14:textId="6DD6980D" w:rsidR="30C22960" w:rsidRPr="00A87D9B" w:rsidRDefault="00211B26" w:rsidP="00A87D9B">
      <w:pPr>
        <w:ind w:firstLineChars="190" w:firstLine="418"/>
        <w:rPr>
          <w:rFonts w:eastAsia="新細明體"/>
          <w:lang w:eastAsia="zh-TW"/>
        </w:rPr>
      </w:pPr>
      <w:r w:rsidRPr="00211B26">
        <w:t xml:space="preserve">The awarding of the 2024 Nobel Prize in Physics once again demonstrates that the boundaries of science are </w:t>
      </w:r>
      <w:r w:rsidRPr="00211B26">
        <w:rPr>
          <w:highlight w:val="yellow"/>
        </w:rPr>
        <w:t>constantly expanding</w:t>
      </w:r>
      <w:r w:rsidRPr="00211B26">
        <w:t xml:space="preserve">. The success of </w:t>
      </w:r>
      <w:r w:rsidRPr="00211B26">
        <w:rPr>
          <w:color w:val="000000" w:themeColor="text1"/>
        </w:rPr>
        <w:t>John J. Hopfield</w:t>
      </w:r>
      <w:r w:rsidRPr="00211B26">
        <w:t xml:space="preserve"> showcases how </w:t>
      </w:r>
      <w:r w:rsidRPr="00211B26">
        <w:rPr>
          <w:color w:val="FF0000"/>
        </w:rPr>
        <w:t>computer science</w:t>
      </w:r>
      <w:r w:rsidRPr="00211B26">
        <w:t xml:space="preserve"> can combine with various fields to create a new direction for research. His success reminds </w:t>
      </w:r>
      <w:proofErr w:type="gramStart"/>
      <w:r w:rsidRPr="00211B26">
        <w:t>us</w:t>
      </w:r>
      <w:proofErr w:type="gramEnd"/>
      <w:r w:rsidRPr="00211B26">
        <w:t xml:space="preserve"> that innovation often arises at the intersection of different disciplines, and combining diverse ways of thinking may lead to groundbreaking results.</w:t>
      </w:r>
    </w:p>
    <w:p w14:paraId="08143E74" w14:textId="32288F14" w:rsidR="7177AF61" w:rsidRPr="00A87D9B" w:rsidRDefault="00211B26" w:rsidP="00A87D9B">
      <w:pPr>
        <w:pStyle w:val="ab"/>
        <w:numPr>
          <w:ilvl w:val="0"/>
          <w:numId w:val="41"/>
        </w:numPr>
      </w:pPr>
      <w:r w:rsidRPr="007903BE">
        <w:t>Geoffrey E. Hinton</w:t>
      </w:r>
    </w:p>
    <w:p w14:paraId="4EF362A8" w14:textId="68A44EB8" w:rsidR="00211B26" w:rsidRPr="00A87D9B" w:rsidRDefault="00A87D9B" w:rsidP="00A87D9B">
      <w:pPr>
        <w:pStyle w:val="ab"/>
        <w:numPr>
          <w:ilvl w:val="0"/>
          <w:numId w:val="44"/>
        </w:numPr>
        <w:rPr>
          <w:rFonts w:eastAsia="新細明體"/>
          <w:lang w:eastAsia="zh-TW"/>
        </w:rPr>
      </w:pPr>
      <w:r w:rsidRPr="00A87D9B">
        <w:rPr>
          <w:rFonts w:eastAsia="新細明體" w:hint="eastAsia"/>
          <w:lang w:eastAsia="zh-TW"/>
        </w:rPr>
        <w:t>A</w:t>
      </w:r>
      <w:r w:rsidR="6344CA7A" w:rsidRPr="6344CA7A">
        <w:t>ll his life</w:t>
      </w:r>
    </w:p>
    <w:p w14:paraId="75A6593A" w14:textId="3600803D" w:rsidR="61357F16" w:rsidRPr="00A87D9B" w:rsidRDefault="00B81689" w:rsidP="00A87D9B">
      <w:pPr>
        <w:ind w:firstLineChars="189" w:firstLine="416"/>
        <w:rPr>
          <w:rFonts w:eastAsia="新細明體"/>
          <w:lang w:eastAsia="zh-TW"/>
        </w:rPr>
      </w:pPr>
      <w:r>
        <w:rPr>
          <w:noProof/>
        </w:rPr>
        <w:lastRenderedPageBreak/>
        <w:drawing>
          <wp:anchor distT="0" distB="0" distL="114300" distR="114300" simplePos="0" relativeHeight="251658249" behindDoc="1" locked="0" layoutInCell="1" allowOverlap="1" wp14:anchorId="5DE5D007" wp14:editId="6ED34B49">
            <wp:simplePos x="0" y="0"/>
            <wp:positionH relativeFrom="margin">
              <wp:align>right</wp:align>
            </wp:positionH>
            <wp:positionV relativeFrom="paragraph">
              <wp:posOffset>27305</wp:posOffset>
            </wp:positionV>
            <wp:extent cx="3238500" cy="2047875"/>
            <wp:effectExtent l="0" t="0" r="0" b="9525"/>
            <wp:wrapTight wrapText="bothSides">
              <wp:wrapPolygon edited="0">
                <wp:start x="0" y="0"/>
                <wp:lineTo x="0" y="21500"/>
                <wp:lineTo x="21473" y="21500"/>
                <wp:lineTo x="21473" y="0"/>
                <wp:lineTo x="0" y="0"/>
              </wp:wrapPolygon>
            </wp:wrapTight>
            <wp:docPr id="1666217243" name="Picture 166621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38500" cy="2047875"/>
                    </a:xfrm>
                    <a:prstGeom prst="rect">
                      <a:avLst/>
                    </a:prstGeom>
                  </pic:spPr>
                </pic:pic>
              </a:graphicData>
            </a:graphic>
            <wp14:sizeRelH relativeFrom="margin">
              <wp14:pctWidth>0</wp14:pctWidth>
            </wp14:sizeRelH>
            <wp14:sizeRelV relativeFrom="margin">
              <wp14:pctHeight>0</wp14:pctHeight>
            </wp14:sizeRelV>
          </wp:anchor>
        </w:drawing>
      </w:r>
      <w:r w:rsidR="00211B26" w:rsidRPr="00211B26">
        <w:rPr>
          <w:b/>
          <w:bCs/>
        </w:rPr>
        <w:t>Geoffrey E. Hinton</w:t>
      </w:r>
      <w:r w:rsidR="00211B26" w:rsidRPr="00211B26">
        <w:t xml:space="preserve"> was born in 1947 in London, England. He obtained degrees in psychology and computer science from the University of Cambridge and earned his Ph.D. in computer science from the University of Edinburgh in 1975, focusing on </w:t>
      </w:r>
      <w:r w:rsidR="00211B26" w:rsidRPr="00211B26">
        <w:rPr>
          <w:highlight w:val="yellow"/>
        </w:rPr>
        <w:t>neural networks and machine learning</w:t>
      </w:r>
      <w:r w:rsidR="00211B26" w:rsidRPr="00211B26">
        <w:t>. Since then, Hinton has persistently explored this field, even when many scientists lost interest in it during the 1990s.</w:t>
      </w:r>
    </w:p>
    <w:p w14:paraId="068B6BA7" w14:textId="270D04D8" w:rsidR="30C22960" w:rsidRPr="00A87D9B" w:rsidRDefault="00A87D9B" w:rsidP="00A87D9B">
      <w:pPr>
        <w:pStyle w:val="ab"/>
        <w:numPr>
          <w:ilvl w:val="0"/>
          <w:numId w:val="44"/>
        </w:numPr>
        <w:rPr>
          <w:rFonts w:eastAsia="新細明體"/>
          <w:lang w:eastAsia="zh-TW"/>
        </w:rPr>
      </w:pPr>
      <w:r>
        <w:rPr>
          <w:rFonts w:eastAsia="新細明體" w:hint="eastAsia"/>
          <w:lang w:eastAsia="zh-TW"/>
        </w:rPr>
        <w:t>P</w:t>
      </w:r>
      <w:r w:rsidR="6344CA7A" w:rsidRPr="6344CA7A">
        <w:t>rize</w:t>
      </w:r>
    </w:p>
    <w:p w14:paraId="62B6282E" w14:textId="7C73EDBA" w:rsidR="30C22960" w:rsidRPr="00804C96" w:rsidRDefault="00211B26" w:rsidP="007903BE">
      <w:pPr>
        <w:ind w:firstLineChars="190" w:firstLine="418"/>
      </w:pPr>
      <w:r w:rsidRPr="00211B26">
        <w:t xml:space="preserve">Geoffrey Hinton has made an indelible contribution to the field of artificial intelligence and is known as </w:t>
      </w:r>
      <w:r w:rsidRPr="00211B26">
        <w:rPr>
          <w:highlight w:val="yellow"/>
        </w:rPr>
        <w:t>the "father of deep learning."</w:t>
      </w:r>
      <w:r w:rsidRPr="00211B26">
        <w:t xml:space="preserve"> He is one of the pioneers of the backpropagation algorithm and developed the well-known </w:t>
      </w:r>
      <w:r w:rsidRPr="00211B26">
        <w:rPr>
          <w:color w:val="FF0000"/>
        </w:rPr>
        <w:t>"restricted Boltzmann machine"</w:t>
      </w:r>
      <w:r w:rsidRPr="00211B26">
        <w:t xml:space="preserve"> model. His research has helped drive the widespread application of deep learning in areas such as computer vision and speech recognition. Thus, we consider him a leading figure in our field of computer science.</w:t>
      </w:r>
    </w:p>
    <w:p w14:paraId="70319EF1" w14:textId="0F1865A7" w:rsidR="30C22960" w:rsidRPr="00A87D9B" w:rsidRDefault="00A87D9B" w:rsidP="00A87D9B">
      <w:pPr>
        <w:pStyle w:val="ab"/>
        <w:numPr>
          <w:ilvl w:val="0"/>
          <w:numId w:val="44"/>
        </w:numPr>
        <w:rPr>
          <w:rFonts w:eastAsia="新細明體"/>
          <w:lang w:eastAsia="zh-TW"/>
        </w:rPr>
      </w:pPr>
      <w:r>
        <w:rPr>
          <w:rFonts w:eastAsia="新細明體" w:hint="eastAsia"/>
          <w:lang w:eastAsia="zh-TW"/>
        </w:rPr>
        <w:t>A</w:t>
      </w:r>
      <w:r w:rsidR="6344CA7A" w:rsidRPr="6344CA7A">
        <w:t>chievements</w:t>
      </w:r>
    </w:p>
    <w:p w14:paraId="444499B3" w14:textId="167C7339" w:rsidR="30C22960" w:rsidRPr="00804C96" w:rsidRDefault="00B81689" w:rsidP="007903BE">
      <w:pPr>
        <w:ind w:firstLineChars="190" w:firstLine="418"/>
      </w:pPr>
      <w:r>
        <w:rPr>
          <w:noProof/>
        </w:rPr>
        <w:drawing>
          <wp:anchor distT="0" distB="0" distL="114300" distR="114300" simplePos="0" relativeHeight="251658250" behindDoc="1" locked="0" layoutInCell="1" allowOverlap="1" wp14:anchorId="4352979E" wp14:editId="06A20CCF">
            <wp:simplePos x="0" y="0"/>
            <wp:positionH relativeFrom="margin">
              <wp:posOffset>2783840</wp:posOffset>
            </wp:positionH>
            <wp:positionV relativeFrom="paragraph">
              <wp:posOffset>-182245</wp:posOffset>
            </wp:positionV>
            <wp:extent cx="3148965" cy="2562225"/>
            <wp:effectExtent l="0" t="0" r="0" b="9525"/>
            <wp:wrapTight wrapText="bothSides">
              <wp:wrapPolygon edited="0">
                <wp:start x="0" y="0"/>
                <wp:lineTo x="0" y="21520"/>
                <wp:lineTo x="21430" y="21520"/>
                <wp:lineTo x="21430" y="0"/>
                <wp:lineTo x="0" y="0"/>
              </wp:wrapPolygon>
            </wp:wrapTight>
            <wp:docPr id="1956106525" name="Picture 195610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48965" cy="2562225"/>
                    </a:xfrm>
                    <a:prstGeom prst="rect">
                      <a:avLst/>
                    </a:prstGeom>
                  </pic:spPr>
                </pic:pic>
              </a:graphicData>
            </a:graphic>
            <wp14:sizeRelH relativeFrom="margin">
              <wp14:pctWidth>0</wp14:pctWidth>
            </wp14:sizeRelH>
            <wp14:sizeRelV relativeFrom="margin">
              <wp14:pctHeight>0</wp14:pctHeight>
            </wp14:sizeRelV>
          </wp:anchor>
        </w:drawing>
      </w:r>
      <w:r w:rsidR="00211B26" w:rsidRPr="00211B26">
        <w:t>Let</w:t>
      </w:r>
      <w:r w:rsidR="00211B26" w:rsidRPr="00211B26">
        <w:rPr>
          <w:rFonts w:eastAsia="新細明體"/>
          <w:lang w:eastAsia="zh-TW"/>
        </w:rPr>
        <w:t>’s</w:t>
      </w:r>
      <w:r w:rsidR="00211B26" w:rsidRPr="00211B26">
        <w:t xml:space="preserve"> look at his </w:t>
      </w:r>
      <w:r w:rsidR="00211B26" w:rsidRPr="00211B26">
        <w:rPr>
          <w:b/>
          <w:bCs/>
        </w:rPr>
        <w:t>achievements</w:t>
      </w:r>
      <w:r w:rsidR="00211B26" w:rsidRPr="00211B26">
        <w:t xml:space="preserve">. Hinton made groundbreaking contributions to </w:t>
      </w:r>
      <w:r w:rsidR="00211B26" w:rsidRPr="00211B26">
        <w:rPr>
          <w:color w:val="FF0000"/>
        </w:rPr>
        <w:t>the training of multilayer feedforward neural networks,</w:t>
      </w:r>
      <w:r w:rsidR="00211B26" w:rsidRPr="00211B26">
        <w:t xml:space="preserve"> particularly with the deep belief networks proposed in 2006 with his students, marking the revival of deep learning. In the same year, he and his colleagues developed a method for </w:t>
      </w:r>
      <w:r w:rsidR="00211B26" w:rsidRPr="00211B26">
        <w:rPr>
          <w:highlight w:val="yellow"/>
        </w:rPr>
        <w:t>pre-training networks</w:t>
      </w:r>
      <w:r w:rsidR="00211B26" w:rsidRPr="00211B26">
        <w:t xml:space="preserve"> using a series of stacked restricted Boltzmann machines. This pre-training provided a better starting point for connections within the network. In 2012, </w:t>
      </w:r>
      <w:r w:rsidR="5C557E10" w:rsidRPr="5C557E10">
        <w:t>Alex Net</w:t>
      </w:r>
      <w:r w:rsidR="00211B26" w:rsidRPr="00211B26">
        <w:t xml:space="preserve">, invented by Hinton and two of his students, won the ImageNet computer vision competition with overwhelming superiority, creating a milestone in the development of </w:t>
      </w:r>
      <w:r w:rsidR="5C557E10" w:rsidRPr="5C557E10">
        <w:rPr>
          <w:highlight w:val="yellow"/>
        </w:rPr>
        <w:t>deep neural networks</w:t>
      </w:r>
      <w:r w:rsidR="5C557E10" w:rsidRPr="5C557E10">
        <w:t xml:space="preserve"> </w:t>
      </w:r>
      <w:r w:rsidR="00211B26" w:rsidRPr="00211B26">
        <w:t xml:space="preserve">and inspiring extensive research adopting convolutional neural networks (CNNs) and graphics processing unit (GPU) </w:t>
      </w:r>
      <w:r w:rsidR="00211B26" w:rsidRPr="00211B26">
        <w:lastRenderedPageBreak/>
        <w:t xml:space="preserve">acceleration for </w:t>
      </w:r>
      <w:r w:rsidR="00211B26" w:rsidRPr="00211B26">
        <w:rPr>
          <w:highlight w:val="yellow"/>
        </w:rPr>
        <w:t>deep learning.</w:t>
      </w:r>
      <w:r w:rsidR="00211B26" w:rsidRPr="00211B26">
        <w:t xml:space="preserve"> This technology is now </w:t>
      </w:r>
      <w:r w:rsidR="00211B26" w:rsidRPr="00211B26">
        <w:rPr>
          <w:color w:val="FF0000"/>
        </w:rPr>
        <w:t>widely used</w:t>
      </w:r>
      <w:r w:rsidR="00211B26" w:rsidRPr="00211B26">
        <w:t xml:space="preserve"> in fields such as computer vision and natural language processing.</w:t>
      </w:r>
    </w:p>
    <w:p w14:paraId="7FAED83A" w14:textId="0C5E3136" w:rsidR="12E7C851" w:rsidRDefault="12E7C851" w:rsidP="12E7C851">
      <w:pPr>
        <w:spacing w:before="100" w:after="100"/>
      </w:pPr>
    </w:p>
    <w:p w14:paraId="3EDC0A3A" w14:textId="407C93B0" w:rsidR="30C22960" w:rsidRPr="00804C96" w:rsidRDefault="00DA6E97" w:rsidP="007903BE">
      <w:pPr>
        <w:ind w:firstLineChars="190" w:firstLine="418"/>
      </w:pPr>
      <w:r w:rsidRPr="09C355FB">
        <w:t xml:space="preserve">Subsequently, the </w:t>
      </w:r>
      <w:r w:rsidR="460BFCFF" w:rsidRPr="460BFCFF">
        <w:t>DNN Research</w:t>
      </w:r>
      <w:r w:rsidRPr="09C355FB">
        <w:t xml:space="preserve"> he founded was sought after by tech giants like Google, Apple, and Baidu, ultimately being acquired by Google for $44 million. In 2018, Hinton shared the highest award in computer science, </w:t>
      </w:r>
      <w:r w:rsidRPr="09C355FB">
        <w:rPr>
          <w:highlight w:val="yellow"/>
        </w:rPr>
        <w:t>the Turing Award</w:t>
      </w:r>
      <w:r w:rsidRPr="09C355FB">
        <w:t xml:space="preserve">, with Yoshua Bengio and Yann LeCun, together known as the </w:t>
      </w:r>
      <w:r w:rsidRPr="09C355FB">
        <w:rPr>
          <w:color w:val="FF0000"/>
        </w:rPr>
        <w:t>"deep learning trinity" or the "godfathers of AI</w:t>
      </w:r>
      <w:r w:rsidRPr="09C355FB">
        <w:t>." This underscores his significant standing in the field of computer science.</w:t>
      </w:r>
    </w:p>
    <w:p w14:paraId="2D65CFE0" w14:textId="3A1FF90B" w:rsidR="492CA616" w:rsidRDefault="50C00BDC" w:rsidP="45515356">
      <w:pPr>
        <w:spacing w:before="100" w:after="100"/>
      </w:pPr>
      <w:r>
        <w:rPr>
          <w:noProof/>
        </w:rPr>
        <w:drawing>
          <wp:inline distT="0" distB="0" distL="0" distR="0" wp14:anchorId="628C3E60" wp14:editId="3C363045">
            <wp:extent cx="4991099" cy="2770060"/>
            <wp:effectExtent l="0" t="0" r="0" b="0"/>
            <wp:docPr id="522846364" name="Picture 52284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846364"/>
                    <pic:cNvPicPr/>
                  </pic:nvPicPr>
                  <pic:blipFill>
                    <a:blip r:embed="rId16">
                      <a:extLst>
                        <a:ext uri="{28A0092B-C50C-407E-A947-70E740481C1C}">
                          <a14:useLocalDpi xmlns:a14="http://schemas.microsoft.com/office/drawing/2010/main" val="0"/>
                        </a:ext>
                      </a:extLst>
                    </a:blip>
                    <a:stretch>
                      <a:fillRect/>
                    </a:stretch>
                  </pic:blipFill>
                  <pic:spPr>
                    <a:xfrm>
                      <a:off x="0" y="0"/>
                      <a:ext cx="4991099" cy="2770060"/>
                    </a:xfrm>
                    <a:prstGeom prst="rect">
                      <a:avLst/>
                    </a:prstGeom>
                  </pic:spPr>
                </pic:pic>
              </a:graphicData>
            </a:graphic>
          </wp:inline>
        </w:drawing>
      </w:r>
    </w:p>
    <w:p w14:paraId="75E26F9C" w14:textId="365B995F" w:rsidR="4A960248" w:rsidRDefault="4A960248" w:rsidP="4A960248">
      <w:pPr>
        <w:spacing w:before="100" w:after="100"/>
      </w:pPr>
    </w:p>
    <w:p w14:paraId="5CC0C377" w14:textId="2492BAF6" w:rsidR="30C22960" w:rsidRPr="00804C96" w:rsidRDefault="00A87D9B" w:rsidP="00A87D9B">
      <w:pPr>
        <w:pStyle w:val="ab"/>
        <w:numPr>
          <w:ilvl w:val="0"/>
          <w:numId w:val="44"/>
        </w:numPr>
      </w:pPr>
      <w:r w:rsidRPr="00A87D9B">
        <w:rPr>
          <w:rFonts w:eastAsia="新細明體" w:hint="eastAsia"/>
          <w:lang w:eastAsia="zh-TW"/>
        </w:rPr>
        <w:t>S</w:t>
      </w:r>
      <w:r w:rsidR="6344CA7A" w:rsidRPr="6344CA7A">
        <w:t>ummary</w:t>
      </w:r>
    </w:p>
    <w:p w14:paraId="29994BE4" w14:textId="1D1C4FE1" w:rsidR="09C355FB" w:rsidRPr="00A87D9B" w:rsidRDefault="00211B26" w:rsidP="00A87D9B">
      <w:pPr>
        <w:ind w:firstLineChars="190" w:firstLine="420"/>
        <w:rPr>
          <w:rFonts w:eastAsia="新細明體"/>
          <w:lang w:eastAsia="zh-TW"/>
        </w:rPr>
      </w:pPr>
      <w:r w:rsidRPr="00211B26">
        <w:rPr>
          <w:b/>
          <w:bCs/>
        </w:rPr>
        <w:t>In summary</w:t>
      </w:r>
      <w:r w:rsidRPr="00211B26">
        <w:t xml:space="preserve">, Hinton has dedicated his life to the continuous effort in </w:t>
      </w:r>
      <w:r w:rsidRPr="00211B26">
        <w:rPr>
          <w:color w:val="FF0000"/>
        </w:rPr>
        <w:t>neural networks and deep learning</w:t>
      </w:r>
      <w:r w:rsidRPr="00211B26">
        <w:t xml:space="preserve">, achieving important breakthroughs at </w:t>
      </w:r>
      <w:r w:rsidRPr="00211B26">
        <w:rPr>
          <w:highlight w:val="yellow"/>
        </w:rPr>
        <w:t>various stages</w:t>
      </w:r>
      <w:r w:rsidRPr="00211B26">
        <w:t>. He inspires us to pursue deep learning, maintain our exploration, and strive for excellence in our respective fields.</w:t>
      </w:r>
    </w:p>
    <w:p w14:paraId="5FF14C5A" w14:textId="3BDE144B" w:rsidR="09C355FB" w:rsidRPr="00A71EC6" w:rsidRDefault="09C355FB" w:rsidP="00AA10F6">
      <w:pPr>
        <w:pStyle w:val="1"/>
        <w:numPr>
          <w:ilvl w:val="0"/>
          <w:numId w:val="40"/>
        </w:numPr>
        <w:rPr>
          <w:sz w:val="36"/>
          <w:szCs w:val="36"/>
        </w:rPr>
      </w:pPr>
      <w:r w:rsidRPr="00A71EC6">
        <w:rPr>
          <w:sz w:val="36"/>
          <w:szCs w:val="36"/>
        </w:rPr>
        <w:t>Conclusion and the inspiration for us</w:t>
      </w:r>
    </w:p>
    <w:p w14:paraId="59505B69" w14:textId="20C14D1E" w:rsidR="30C22960" w:rsidRPr="000104FB" w:rsidRDefault="00A87D9B" w:rsidP="000104FB">
      <w:pPr>
        <w:pStyle w:val="ab"/>
        <w:numPr>
          <w:ilvl w:val="0"/>
          <w:numId w:val="70"/>
        </w:numPr>
        <w:rPr>
          <w:rFonts w:eastAsia="新細明體"/>
          <w:lang w:eastAsia="zh-TW"/>
        </w:rPr>
      </w:pPr>
      <w:r>
        <w:rPr>
          <w:rFonts w:eastAsia="新細明體" w:hint="eastAsia"/>
          <w:lang w:eastAsia="zh-TW"/>
        </w:rPr>
        <w:t>C</w:t>
      </w:r>
      <w:r w:rsidR="6344CA7A" w:rsidRPr="6344CA7A">
        <w:t>onclusion</w:t>
      </w:r>
    </w:p>
    <w:p w14:paraId="050A7203" w14:textId="4B670B61" w:rsidR="4A960248" w:rsidRPr="007903BE" w:rsidRDefault="3D537D1C" w:rsidP="007903BE">
      <w:pPr>
        <w:ind w:firstLineChars="190" w:firstLine="418"/>
        <w:rPr>
          <w:rFonts w:eastAsia="新細明體"/>
          <w:lang w:eastAsia="zh-TW"/>
        </w:rPr>
      </w:pPr>
      <w:r>
        <w:t>Thanks to the work of John Hopfield and Geoffrey Hinton since the 1980s, they laid the foundation for the machine learning revolution that began around 2010. The developments we see now are due to the vast amounts of data available for training networks and the tremendous increase in computing power.</w:t>
      </w:r>
      <w:r w:rsidRPr="3D537D1C">
        <w:rPr>
          <w:b/>
          <w:bCs/>
        </w:rPr>
        <w:t xml:space="preserve"> Interestingly</w:t>
      </w:r>
      <w:r>
        <w:t>,</w:t>
      </w:r>
      <w:r w:rsidRPr="3D537D1C">
        <w:rPr>
          <w:rFonts w:eastAsia="新細明體"/>
          <w:lang w:eastAsia="zh-TW"/>
        </w:rPr>
        <w:t xml:space="preserve"> </w:t>
      </w:r>
      <w:r>
        <w:t xml:space="preserve">they both have achieved </w:t>
      </w:r>
      <w:r w:rsidRPr="3D537D1C">
        <w:rPr>
          <w:highlight w:val="yellow"/>
        </w:rPr>
        <w:lastRenderedPageBreak/>
        <w:t>interdisciplinary integration and research</w:t>
      </w:r>
      <w:r>
        <w:t xml:space="preserve">. </w:t>
      </w:r>
      <w:proofErr w:type="gramStart"/>
      <w:r>
        <w:t>This further underscores</w:t>
      </w:r>
      <w:proofErr w:type="gramEnd"/>
      <w:r>
        <w:t xml:space="preserve"> the importance of </w:t>
      </w:r>
      <w:r w:rsidRPr="3D537D1C">
        <w:rPr>
          <w:color w:val="FF0000"/>
        </w:rPr>
        <w:t>interdisciplinary collaboration</w:t>
      </w:r>
      <w:r>
        <w:t xml:space="preserve">.  </w:t>
      </w:r>
      <w:r w:rsidRPr="3D537D1C">
        <w:rPr>
          <w:color w:val="FF0000"/>
        </w:rPr>
        <w:t>Physics</w:t>
      </w:r>
      <w:r>
        <w:t xml:space="preserve"> provides tools for the development of machine learning, and it is noteworthy that as a field of study, physics itself is also benefiting from artificial neural networks. This also once again proves to us the importance of interdisciplinary studies in today's era. Perhaps this is also the reason why the Nobel Prize in Physics was awarded to these two scientists this year.</w:t>
      </w:r>
    </w:p>
    <w:p w14:paraId="4DD396C2" w14:textId="142821A5" w:rsidR="30C22960" w:rsidRPr="00804C96" w:rsidRDefault="00A87D9B" w:rsidP="000104FB">
      <w:pPr>
        <w:pStyle w:val="ab"/>
        <w:numPr>
          <w:ilvl w:val="0"/>
          <w:numId w:val="70"/>
        </w:numPr>
      </w:pPr>
      <w:r>
        <w:rPr>
          <w:rFonts w:eastAsia="新細明體" w:hint="eastAsia"/>
          <w:lang w:eastAsia="zh-TW"/>
        </w:rPr>
        <w:t>T</w:t>
      </w:r>
      <w:r w:rsidR="3D537D1C" w:rsidRPr="3D537D1C">
        <w:t>he inspiration for us</w:t>
      </w:r>
    </w:p>
    <w:p w14:paraId="48575765" w14:textId="6464ADD0" w:rsidR="09C355FB" w:rsidRPr="000104FB" w:rsidRDefault="25559446" w:rsidP="000104FB">
      <w:pPr>
        <w:ind w:firstLineChars="190" w:firstLine="418"/>
        <w:rPr>
          <w:rFonts w:eastAsia="新細明體"/>
          <w:lang w:eastAsia="zh-TW"/>
        </w:rPr>
      </w:pPr>
      <w:r w:rsidRPr="25559446">
        <w:t>For</w:t>
      </w:r>
      <w:r w:rsidR="0086E279" w:rsidRPr="0086E279">
        <w:t xml:space="preserve"> </w:t>
      </w:r>
      <w:proofErr w:type="gramStart"/>
      <w:r w:rsidR="0086E279" w:rsidRPr="0086E279">
        <w:t>us</w:t>
      </w:r>
      <w:r w:rsidRPr="25559446">
        <w:t xml:space="preserve"> </w:t>
      </w:r>
      <w:r w:rsidR="7FE97B64" w:rsidRPr="7FE97B64">
        <w:t>,</w:t>
      </w:r>
      <w:r w:rsidR="48285856" w:rsidRPr="48285856">
        <w:t>as</w:t>
      </w:r>
      <w:proofErr w:type="gramEnd"/>
      <w:r w:rsidR="00DA6E97" w:rsidRPr="09C355FB">
        <w:t xml:space="preserve"> </w:t>
      </w:r>
      <w:r w:rsidR="00DA6E97" w:rsidRPr="09C355FB">
        <w:rPr>
          <w:highlight w:val="yellow"/>
        </w:rPr>
        <w:t>university students,</w:t>
      </w:r>
      <w:r w:rsidR="00DA6E97" w:rsidRPr="09C355FB">
        <w:t xml:space="preserve"> promoting innovation through interdisciplinary approaches allows us to </w:t>
      </w:r>
      <w:r w:rsidR="00DA6E97" w:rsidRPr="5495491C">
        <w:rPr>
          <w:color w:val="FF0000"/>
        </w:rPr>
        <w:t>c</w:t>
      </w:r>
      <w:r w:rsidR="00DA6E97" w:rsidRPr="09C355FB">
        <w:rPr>
          <w:color w:val="FF0000"/>
        </w:rPr>
        <w:t>ombine knowledge from different fields</w:t>
      </w:r>
      <w:r w:rsidR="00DA6E97" w:rsidRPr="09C355FB">
        <w:t xml:space="preserve">, generate new ideas and solutions, and seamlessly switch between </w:t>
      </w:r>
      <w:r w:rsidR="00DA6E97" w:rsidRPr="09C355FB">
        <w:rPr>
          <w:color w:val="FF0000"/>
        </w:rPr>
        <w:t>various domains</w:t>
      </w:r>
      <w:r w:rsidR="00DA6E97" w:rsidRPr="09C355FB">
        <w:t xml:space="preserve"> to </w:t>
      </w:r>
      <w:r w:rsidR="00DA6E97" w:rsidRPr="09C355FB">
        <w:rPr>
          <w:color w:val="FF0000"/>
        </w:rPr>
        <w:t>tackle multiple problems</w:t>
      </w:r>
      <w:r w:rsidR="00DA6E97" w:rsidRPr="09C355FB">
        <w:t xml:space="preserve">, thereby stimulating creative thinking. Engaging with </w:t>
      </w:r>
      <w:r w:rsidR="00DA6E97" w:rsidRPr="09C355FB">
        <w:rPr>
          <w:highlight w:val="yellow"/>
        </w:rPr>
        <w:t>diverse disciplines</w:t>
      </w:r>
      <w:r w:rsidR="00DA6E97" w:rsidRPr="09C355FB">
        <w:t xml:space="preserve"> enhances our critical thinking skills, which is especially vital in today's information age.</w:t>
      </w:r>
    </w:p>
    <w:p w14:paraId="519CDE04" w14:textId="6DB000B9" w:rsidR="15D7237D" w:rsidRPr="00804C96" w:rsidRDefault="15D7237D" w:rsidP="15D7237D">
      <w:pPr>
        <w:jc w:val="center"/>
        <w:rPr>
          <w:rFonts w:ascii="Microsoft Tai Le" w:eastAsia="Aptos" w:hAnsi="Microsoft Tai Le" w:cs="Microsoft Tai Le"/>
          <w:b/>
          <w:bCs/>
          <w:sz w:val="40"/>
          <w:szCs w:val="40"/>
        </w:rPr>
      </w:pPr>
    </w:p>
    <w:p w14:paraId="7886C628" w14:textId="405F88A2" w:rsidR="260BD938" w:rsidRDefault="10F80718" w:rsidP="00895B7D">
      <w:pPr>
        <w:pStyle w:val="a4"/>
        <w:rPr>
          <w:rFonts w:eastAsia="新細明體"/>
          <w:lang w:eastAsia="zh-TW"/>
        </w:rPr>
      </w:pPr>
      <w:bookmarkStart w:id="5" w:name="Journal"/>
      <w:r w:rsidRPr="10F80718">
        <w:t>Journal of Computer Science</w:t>
      </w:r>
    </w:p>
    <w:bookmarkEnd w:id="5"/>
    <w:p w14:paraId="7FC90FE2" w14:textId="2C7E914E" w:rsidR="6D79B28F" w:rsidRDefault="6344CA7A" w:rsidP="00262E32">
      <w:pPr>
        <w:pStyle w:val="1"/>
        <w:numPr>
          <w:ilvl w:val="0"/>
          <w:numId w:val="57"/>
        </w:numPr>
        <w:rPr>
          <w:rFonts w:ascii="Microsoft Tai Le" w:eastAsia="SimSun" w:hAnsi="Microsoft Tai Le" w:cs="Microsoft Tai Le"/>
          <w:b w:val="0"/>
          <w:sz w:val="52"/>
          <w:szCs w:val="52"/>
        </w:rPr>
      </w:pPr>
      <w:r w:rsidRPr="6344CA7A">
        <w:rPr>
          <w:rFonts w:ascii="Microsoft Tai Le" w:eastAsia="SimSun" w:hAnsi="Microsoft Tai Le" w:cs="Microsoft Tai Le"/>
          <w:sz w:val="40"/>
          <w:szCs w:val="40"/>
        </w:rPr>
        <w:t xml:space="preserve">Abstract </w:t>
      </w:r>
    </w:p>
    <w:p w14:paraId="208E72B0" w14:textId="148B4BE3" w:rsidR="16B0F8D8" w:rsidRDefault="14927A80" w:rsidP="00B770A0">
      <w:pPr>
        <w:pStyle w:val="ab"/>
        <w:numPr>
          <w:ilvl w:val="0"/>
          <w:numId w:val="59"/>
        </w:numPr>
        <w:jc w:val="both"/>
        <w:rPr>
          <w:rFonts w:ascii="Franklin Gothic" w:eastAsia="Franklin Gothic" w:hAnsi="Franklin Gothic" w:cs="Franklin Gothic"/>
          <w:sz w:val="36"/>
          <w:szCs w:val="36"/>
        </w:rPr>
      </w:pPr>
      <w:r w:rsidRPr="676EFA88">
        <w:rPr>
          <w:sz w:val="36"/>
          <w:szCs w:val="36"/>
        </w:rPr>
        <w:t>What is journal</w:t>
      </w:r>
    </w:p>
    <w:p w14:paraId="3718667A" w14:textId="6A227918" w:rsidR="52ED3FD9" w:rsidRDefault="05CAC520" w:rsidP="00B770A0">
      <w:pPr>
        <w:ind w:firstLine="420"/>
      </w:pPr>
      <w:r w:rsidRPr="5FE8BF25">
        <w:t>Academic journals are periodical publications specifically designed to publish original research findings, reviews,</w:t>
      </w:r>
      <w:r w:rsidR="34856B00" w:rsidRPr="34856B00">
        <w:t xml:space="preserve"> </w:t>
      </w:r>
      <w:r w:rsidRPr="5FE8BF25">
        <w:t>commentaries, and related academic content. They typically cover specific disciplines or fields and ensure the quality and reliability of published research through a peer review process.</w:t>
      </w:r>
    </w:p>
    <w:p w14:paraId="19C33AFD" w14:textId="40585102" w:rsidR="65315F77" w:rsidRDefault="65315F77" w:rsidP="65315F77">
      <w:pPr>
        <w:rPr>
          <w:rFonts w:ascii="Microsoft Tai Le" w:eastAsia="Microsoft Tai Le" w:hAnsi="Microsoft Tai Le" w:cs="Microsoft Tai Le"/>
          <w:sz w:val="32"/>
          <w:szCs w:val="32"/>
        </w:rPr>
      </w:pPr>
    </w:p>
    <w:p w14:paraId="207338D6" w14:textId="718BA023" w:rsidR="7545403F" w:rsidRDefault="7545403F" w:rsidP="00B770A0">
      <w:pPr>
        <w:pStyle w:val="ab"/>
        <w:numPr>
          <w:ilvl w:val="0"/>
          <w:numId w:val="59"/>
        </w:numPr>
        <w:rPr>
          <w:rFonts w:ascii="Franklin Gothic" w:eastAsia="Franklin Gothic" w:hAnsi="Franklin Gothic" w:cs="Franklin Gothic"/>
          <w:sz w:val="36"/>
          <w:szCs w:val="36"/>
        </w:rPr>
      </w:pPr>
      <w:r w:rsidRPr="676EFA88">
        <w:rPr>
          <w:sz w:val="36"/>
          <w:szCs w:val="36"/>
        </w:rPr>
        <w:t>What is the role of journals?</w:t>
      </w:r>
    </w:p>
    <w:p w14:paraId="1329FE2C" w14:textId="1905DEEB" w:rsidR="7F74D950" w:rsidRPr="00B770A0" w:rsidRDefault="217D4AB7" w:rsidP="00B770A0">
      <w:pPr>
        <w:ind w:firstLine="420"/>
        <w:rPr>
          <w:rFonts w:eastAsia="新細明體"/>
          <w:lang w:eastAsia="zh-TW"/>
        </w:rPr>
      </w:pPr>
      <w:r w:rsidRPr="78A0D6DE">
        <w:t>Academic journals are important platforms for publishing research findings, helping researchers share their discoveries and theories.</w:t>
      </w:r>
      <w:r w:rsidR="448063CA" w:rsidRPr="448063CA">
        <w:t xml:space="preserve"> </w:t>
      </w:r>
      <w:r w:rsidR="60EA7710" w:rsidRPr="60EA7710">
        <w:t>It offers</w:t>
      </w:r>
      <w:r w:rsidR="71C5A7A6" w:rsidRPr="71C5A7A6">
        <w:t xml:space="preserve"> a </w:t>
      </w:r>
      <w:r w:rsidR="60EA7710" w:rsidRPr="60EA7710">
        <w:t>place</w:t>
      </w:r>
      <w:r w:rsidR="71C5A7A6" w:rsidRPr="71C5A7A6">
        <w:t xml:space="preserve"> for researchers from different </w:t>
      </w:r>
      <w:r w:rsidR="71C5A7A6" w:rsidRPr="71C5A7A6">
        <w:lastRenderedPageBreak/>
        <w:t>fields to exchange ideas</w:t>
      </w:r>
      <w:r w:rsidR="60EA7710" w:rsidRPr="60EA7710">
        <w:t>.</w:t>
      </w:r>
      <w:r w:rsidR="1993DD75" w:rsidRPr="1993DD75">
        <w:t xml:space="preserve"> Through open discussion and review, academic journals encourage the emergence of new ideas and methods, driving the progress and innovation of disciplines.</w:t>
      </w:r>
    </w:p>
    <w:p w14:paraId="5BBF73ED" w14:textId="011344A5" w:rsidR="7529D9FC" w:rsidRDefault="7529D9FC" w:rsidP="00B770A0">
      <w:pPr>
        <w:ind w:firstLine="420"/>
      </w:pPr>
      <w:r w:rsidRPr="7529D9FC">
        <w:t>Now</w:t>
      </w:r>
      <w:r w:rsidR="773F9AF5" w:rsidRPr="773F9AF5">
        <w:t xml:space="preserve">, </w:t>
      </w:r>
      <w:r w:rsidR="0E65A1CC" w:rsidRPr="0E65A1CC">
        <w:t>let’s</w:t>
      </w:r>
      <w:r w:rsidR="7E198B74" w:rsidRPr="7E198B74">
        <w:t xml:space="preserve"> </w:t>
      </w:r>
      <w:r w:rsidR="773F9AF5" w:rsidRPr="773F9AF5">
        <w:t>have a look</w:t>
      </w:r>
      <w:r w:rsidR="0E65A1CC" w:rsidRPr="0E65A1CC">
        <w:t xml:space="preserve"> </w:t>
      </w:r>
      <w:r w:rsidR="624BA762" w:rsidRPr="624BA762">
        <w:t xml:space="preserve">for the top ten </w:t>
      </w:r>
      <w:r w:rsidR="1DBD60E5" w:rsidRPr="1DBD60E5">
        <w:t>journals</w:t>
      </w:r>
      <w:r w:rsidR="624BA762" w:rsidRPr="624BA762">
        <w:t xml:space="preserve"> </w:t>
      </w:r>
      <w:r w:rsidR="7339248E" w:rsidRPr="7339248E">
        <w:t xml:space="preserve">in computer </w:t>
      </w:r>
      <w:r w:rsidR="1DBD60E5" w:rsidRPr="1DBD60E5">
        <w:t>science.</w:t>
      </w:r>
    </w:p>
    <w:p w14:paraId="6E62964E" w14:textId="0D437A79" w:rsidR="4FE6EC6B" w:rsidRDefault="4FE6EC6B" w:rsidP="4FE6EC6B">
      <w:pPr>
        <w:jc w:val="center"/>
        <w:rPr>
          <w:rFonts w:ascii="Microsoft Tai Le" w:eastAsia="SimSun" w:hAnsi="Microsoft Tai Le" w:cs="Microsoft Tai Le"/>
          <w:b/>
          <w:bCs/>
          <w:sz w:val="40"/>
          <w:szCs w:val="40"/>
        </w:rPr>
      </w:pPr>
    </w:p>
    <w:p w14:paraId="67BCF7F0" w14:textId="30439A2E" w:rsidR="4FE6EC6B" w:rsidRDefault="1D641BE4" w:rsidP="00262E32">
      <w:pPr>
        <w:pStyle w:val="1"/>
        <w:numPr>
          <w:ilvl w:val="0"/>
          <w:numId w:val="57"/>
        </w:numPr>
        <w:rPr>
          <w:rFonts w:ascii="Microsoft Tai Le" w:eastAsia="SimSun" w:hAnsi="Microsoft Tai Le" w:cs="Microsoft Tai Le"/>
          <w:sz w:val="52"/>
          <w:szCs w:val="52"/>
        </w:rPr>
      </w:pPr>
      <w:r w:rsidRPr="28D45994">
        <w:rPr>
          <w:sz w:val="52"/>
          <w:szCs w:val="52"/>
        </w:rPr>
        <w:t xml:space="preserve">Top </w:t>
      </w:r>
      <w:r w:rsidR="6FAB913A" w:rsidRPr="28D45994">
        <w:rPr>
          <w:sz w:val="52"/>
          <w:szCs w:val="52"/>
        </w:rPr>
        <w:t xml:space="preserve">Ten </w:t>
      </w:r>
      <w:r w:rsidR="6344CA7A" w:rsidRPr="6344CA7A">
        <w:rPr>
          <w:sz w:val="52"/>
          <w:szCs w:val="52"/>
        </w:rPr>
        <w:t>Journals</w:t>
      </w:r>
    </w:p>
    <w:p w14:paraId="0F82B9B8" w14:textId="299CDC16" w:rsidR="1DBD60E5" w:rsidRDefault="09C355FB" w:rsidP="00B770A0">
      <w:pPr>
        <w:pStyle w:val="ab"/>
        <w:numPr>
          <w:ilvl w:val="0"/>
          <w:numId w:val="61"/>
        </w:numPr>
        <w:rPr>
          <w:rFonts w:ascii="Franklin Gothic" w:eastAsia="Franklin Gothic" w:hAnsi="Franklin Gothic" w:cs="Franklin Gothic"/>
          <w:sz w:val="28"/>
          <w:szCs w:val="28"/>
        </w:rPr>
      </w:pPr>
      <w:r w:rsidRPr="381A8D2C">
        <w:rPr>
          <w:sz w:val="28"/>
          <w:szCs w:val="28"/>
        </w:rPr>
        <w:t xml:space="preserve">Top </w:t>
      </w:r>
      <w:r w:rsidR="040BFDF9" w:rsidRPr="381A8D2C">
        <w:rPr>
          <w:sz w:val="28"/>
          <w:szCs w:val="28"/>
        </w:rPr>
        <w:t xml:space="preserve">Ten Computer </w:t>
      </w:r>
      <w:r w:rsidR="1DBD60E5" w:rsidRPr="381A8D2C">
        <w:rPr>
          <w:sz w:val="28"/>
          <w:szCs w:val="28"/>
        </w:rPr>
        <w:t>Journals</w:t>
      </w:r>
      <w:r w:rsidR="040BFDF9" w:rsidRPr="381A8D2C">
        <w:rPr>
          <w:sz w:val="28"/>
          <w:szCs w:val="28"/>
        </w:rPr>
        <w:t xml:space="preserve"> in China</w:t>
      </w:r>
    </w:p>
    <w:p w14:paraId="738452AD" w14:textId="1E0734BE" w:rsidR="491E9EF8" w:rsidRDefault="14DF0E0A" w:rsidP="005A1580">
      <w:pPr>
        <w:pStyle w:val="af"/>
      </w:pPr>
      <w:r w:rsidRPr="14DF0E0A">
        <w:t xml:space="preserve">By </w:t>
      </w:r>
      <w:proofErr w:type="spellStart"/>
      <w:r w:rsidRPr="14DF0E0A">
        <w:t>maigoo</w:t>
      </w:r>
      <w:proofErr w:type="spellEnd"/>
      <w:r w:rsidRPr="14DF0E0A">
        <w:t xml:space="preserve"> (overall consideration)</w:t>
      </w:r>
    </w:p>
    <w:p w14:paraId="2B0F014E" w14:textId="18232A8F" w:rsidR="18394E91" w:rsidRPr="00804C96" w:rsidRDefault="00DA6E97" w:rsidP="005A1580">
      <w:pPr>
        <w:pStyle w:val="af"/>
        <w:rPr>
          <w:rFonts w:ascii="Microsoft Tai Le" w:eastAsia="Aptos" w:hAnsi="Microsoft Tai Le" w:cs="Microsoft Tai Le"/>
          <w:b/>
          <w:sz w:val="24"/>
          <w:szCs w:val="24"/>
        </w:rPr>
      </w:pPr>
      <w:r w:rsidRPr="3FE9CB52">
        <w:rPr>
          <w:rFonts w:ascii="Microsoft Tai Le" w:eastAsia="DengXian" w:hAnsi="Microsoft Tai Le" w:cs="Microsoft Tai Le"/>
          <w:sz w:val="24"/>
          <w:szCs w:val="24"/>
        </w:rPr>
        <w:t>1.Computer Simulation</w:t>
      </w:r>
      <w:r w:rsidR="663BB531" w:rsidRPr="663BB531">
        <w:rPr>
          <w:rFonts w:ascii="Microsoft Tai Le" w:eastAsia="DengXian" w:hAnsi="Microsoft Tai Le" w:cs="Microsoft Tai Le"/>
          <w:sz w:val="24"/>
          <w:szCs w:val="24"/>
        </w:rPr>
        <w:t>（</w:t>
      </w:r>
      <w:r w:rsidR="663BB531" w:rsidRPr="663BB531">
        <w:rPr>
          <w:rFonts w:ascii="新細明體" w:eastAsia="新細明體" w:hAnsi="新細明體" w:cs="新細明體" w:hint="eastAsia"/>
          <w:sz w:val="24"/>
          <w:szCs w:val="24"/>
        </w:rPr>
        <w:t>计算机仿真</w:t>
      </w:r>
      <w:r w:rsidR="663BB531" w:rsidRPr="663BB531">
        <w:rPr>
          <w:rFonts w:ascii="Microsoft Tai Le" w:eastAsia="Microsoft Tai Le" w:hAnsi="Microsoft Tai Le" w:cs="Microsoft Tai Le"/>
          <w:sz w:val="24"/>
          <w:szCs w:val="24"/>
        </w:rPr>
        <w:t xml:space="preserve"> </w:t>
      </w:r>
      <w:r w:rsidR="663BB531" w:rsidRPr="663BB531">
        <w:rPr>
          <w:rFonts w:ascii="Microsoft Tai Le" w:eastAsia="DengXian" w:hAnsi="Microsoft Tai Le" w:cs="Microsoft Tai Le"/>
          <w:sz w:val="24"/>
          <w:szCs w:val="24"/>
        </w:rPr>
        <w:t>）</w:t>
      </w:r>
    </w:p>
    <w:p w14:paraId="2C17127D" w14:textId="7F5506E7"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2.Journal of computer science</w:t>
      </w:r>
      <w:r w:rsidR="795A8B5E" w:rsidRPr="795A8B5E">
        <w:rPr>
          <w:rFonts w:ascii="Microsoft Tai Le" w:eastAsia="DengXian" w:hAnsi="Microsoft Tai Le" w:cs="Microsoft Tai Le"/>
          <w:sz w:val="24"/>
          <w:szCs w:val="24"/>
        </w:rPr>
        <w:t>（</w:t>
      </w:r>
      <w:r w:rsidR="7F368D85" w:rsidRPr="7F368D85">
        <w:rPr>
          <w:rFonts w:ascii="新細明體" w:eastAsia="新細明體" w:hAnsi="新細明體" w:cs="新細明體" w:hint="eastAsia"/>
          <w:sz w:val="24"/>
          <w:szCs w:val="24"/>
        </w:rPr>
        <w:t>计算机学报</w:t>
      </w:r>
      <w:r w:rsidR="795A8B5E" w:rsidRPr="795A8B5E">
        <w:rPr>
          <w:rFonts w:ascii="Microsoft Tai Le" w:eastAsia="DengXian" w:hAnsi="Microsoft Tai Le" w:cs="Microsoft Tai Le"/>
          <w:sz w:val="24"/>
          <w:szCs w:val="24"/>
        </w:rPr>
        <w:t>）</w:t>
      </w:r>
    </w:p>
    <w:p w14:paraId="00CD87B5" w14:textId="13D885E3"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3.Computer measurement and control</w:t>
      </w:r>
      <w:r w:rsidR="0EBA968D" w:rsidRPr="0EBA968D">
        <w:rPr>
          <w:rFonts w:ascii="Microsoft Tai Le" w:eastAsia="DengXian" w:hAnsi="Microsoft Tai Le" w:cs="Microsoft Tai Le"/>
          <w:sz w:val="24"/>
          <w:szCs w:val="24"/>
        </w:rPr>
        <w:t>（</w:t>
      </w:r>
      <w:r w:rsidR="0EBA968D" w:rsidRPr="0EBA968D">
        <w:rPr>
          <w:rFonts w:ascii="新細明體" w:eastAsia="新細明體" w:hAnsi="新細明體" w:cs="新細明體" w:hint="eastAsia"/>
          <w:sz w:val="24"/>
          <w:szCs w:val="24"/>
        </w:rPr>
        <w:t>计算机测量与控制</w:t>
      </w:r>
      <w:r w:rsidR="0EBA968D" w:rsidRPr="0EBA968D">
        <w:rPr>
          <w:rFonts w:ascii="Microsoft Tai Le" w:eastAsia="DengXian" w:hAnsi="Microsoft Tai Le" w:cs="Microsoft Tai Le"/>
          <w:sz w:val="24"/>
          <w:szCs w:val="24"/>
        </w:rPr>
        <w:t>）</w:t>
      </w:r>
    </w:p>
    <w:p w14:paraId="406A9CBE" w14:textId="0D6E7713"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4.Small microcomputer system</w:t>
      </w:r>
      <w:r w:rsidR="11CC8541" w:rsidRPr="11CC8541">
        <w:rPr>
          <w:rFonts w:ascii="Microsoft Tai Le" w:eastAsia="DengXian" w:hAnsi="Microsoft Tai Le" w:cs="Microsoft Tai Le"/>
          <w:sz w:val="24"/>
          <w:szCs w:val="24"/>
        </w:rPr>
        <w:t>（</w:t>
      </w:r>
      <w:r w:rsidR="11CC8541" w:rsidRPr="11CC8541">
        <w:rPr>
          <w:rFonts w:ascii="新細明體" w:eastAsia="新細明體" w:hAnsi="新細明體" w:cs="新細明體" w:hint="eastAsia"/>
          <w:sz w:val="24"/>
          <w:szCs w:val="24"/>
        </w:rPr>
        <w:t>小型微型计算机系统</w:t>
      </w:r>
      <w:r w:rsidR="11CC8541" w:rsidRPr="11CC8541">
        <w:rPr>
          <w:rFonts w:ascii="Microsoft Tai Le" w:eastAsia="DengXian" w:hAnsi="Microsoft Tai Le" w:cs="Microsoft Tai Le"/>
          <w:sz w:val="24"/>
          <w:szCs w:val="24"/>
        </w:rPr>
        <w:t>）</w:t>
      </w:r>
    </w:p>
    <w:p w14:paraId="0145370B" w14:textId="34D2958D"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5.Journal of computer aided designed and graphics</w:t>
      </w:r>
      <w:r w:rsidR="704F412F" w:rsidRPr="704F412F">
        <w:rPr>
          <w:rFonts w:ascii="Microsoft Tai Le" w:eastAsia="DengXian" w:hAnsi="Microsoft Tai Le" w:cs="Microsoft Tai Le"/>
          <w:sz w:val="24"/>
          <w:szCs w:val="24"/>
        </w:rPr>
        <w:t>（</w:t>
      </w:r>
      <w:r w:rsidR="704F412F" w:rsidRPr="704F412F">
        <w:rPr>
          <w:rFonts w:ascii="新細明體" w:eastAsia="新細明體" w:hAnsi="新細明體" w:cs="新細明體" w:hint="eastAsia"/>
          <w:sz w:val="24"/>
          <w:szCs w:val="24"/>
        </w:rPr>
        <w:t>计算机辅助设计与图形杂志</w:t>
      </w:r>
      <w:r w:rsidR="704F412F" w:rsidRPr="704F412F">
        <w:rPr>
          <w:rFonts w:ascii="Microsoft Tai Le" w:eastAsia="DengXian" w:hAnsi="Microsoft Tai Le" w:cs="Microsoft Tai Le"/>
          <w:sz w:val="24"/>
          <w:szCs w:val="24"/>
        </w:rPr>
        <w:t>）</w:t>
      </w:r>
    </w:p>
    <w:p w14:paraId="41D9B77B" w14:textId="308E1754"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6.Computer engineering and science</w:t>
      </w:r>
      <w:r w:rsidR="6D7C0EEE" w:rsidRPr="6D7C0EEE">
        <w:rPr>
          <w:rFonts w:ascii="Microsoft Tai Le" w:eastAsia="DengXian" w:hAnsi="Microsoft Tai Le" w:cs="Microsoft Tai Le"/>
          <w:sz w:val="24"/>
          <w:szCs w:val="24"/>
        </w:rPr>
        <w:t>（</w:t>
      </w:r>
      <w:r w:rsidR="6D7C0EEE" w:rsidRPr="6D7C0EEE">
        <w:rPr>
          <w:rFonts w:ascii="新細明體" w:eastAsia="新細明體" w:hAnsi="新細明體" w:cs="新細明體" w:hint="eastAsia"/>
          <w:sz w:val="24"/>
          <w:szCs w:val="24"/>
        </w:rPr>
        <w:t>计算机工程与科学</w:t>
      </w:r>
      <w:r w:rsidR="6D7C0EEE" w:rsidRPr="6D7C0EEE">
        <w:rPr>
          <w:rFonts w:ascii="Microsoft Tai Le" w:eastAsia="DengXian" w:hAnsi="Microsoft Tai Le" w:cs="Microsoft Tai Le"/>
          <w:sz w:val="24"/>
          <w:szCs w:val="24"/>
        </w:rPr>
        <w:t>）</w:t>
      </w:r>
    </w:p>
    <w:p w14:paraId="1B3CDC95" w14:textId="7973A0A9" w:rsidR="18394E91" w:rsidRPr="00804C96" w:rsidRDefault="2A6E9A0F"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 xml:space="preserve">7.Computer science </w:t>
      </w:r>
      <w:r w:rsidR="7FB2B5F7" w:rsidRPr="7FB2B5F7">
        <w:rPr>
          <w:rFonts w:ascii="Microsoft Tai Le" w:eastAsia="DengXian" w:hAnsi="Microsoft Tai Le" w:cs="Microsoft Tai Le"/>
          <w:sz w:val="24"/>
          <w:szCs w:val="24"/>
        </w:rPr>
        <w:t>（</w:t>
      </w:r>
      <w:r w:rsidR="7FB2B5F7" w:rsidRPr="7FB2B5F7">
        <w:rPr>
          <w:rFonts w:ascii="新細明體" w:eastAsia="新細明體" w:hAnsi="新細明體" w:cs="新細明體" w:hint="eastAsia"/>
          <w:sz w:val="24"/>
          <w:szCs w:val="24"/>
        </w:rPr>
        <w:t>计算机科学</w:t>
      </w:r>
      <w:r w:rsidR="7FB2B5F7" w:rsidRPr="7FB2B5F7">
        <w:rPr>
          <w:rFonts w:ascii="Microsoft Tai Le" w:eastAsia="DengXian" w:hAnsi="Microsoft Tai Le" w:cs="Microsoft Tai Le"/>
          <w:sz w:val="24"/>
          <w:szCs w:val="24"/>
        </w:rPr>
        <w:t>）</w:t>
      </w:r>
    </w:p>
    <w:p w14:paraId="7D186D68" w14:textId="326DAD14"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8.Computer application research</w:t>
      </w:r>
      <w:r w:rsidR="5074156A" w:rsidRPr="5074156A">
        <w:rPr>
          <w:rFonts w:ascii="Microsoft Tai Le" w:eastAsia="DengXian" w:hAnsi="Microsoft Tai Le" w:cs="Microsoft Tai Le"/>
          <w:sz w:val="24"/>
          <w:szCs w:val="24"/>
        </w:rPr>
        <w:t>（</w:t>
      </w:r>
      <w:r w:rsidR="5074156A" w:rsidRPr="5074156A">
        <w:rPr>
          <w:rFonts w:ascii="新細明體" w:eastAsia="新細明體" w:hAnsi="新細明體" w:cs="新細明體" w:hint="eastAsia"/>
          <w:sz w:val="24"/>
          <w:szCs w:val="24"/>
        </w:rPr>
        <w:t>计算机应用研究</w:t>
      </w:r>
      <w:r w:rsidR="5074156A" w:rsidRPr="5074156A">
        <w:rPr>
          <w:rFonts w:ascii="Microsoft Tai Le" w:eastAsia="DengXian" w:hAnsi="Microsoft Tai Le" w:cs="Microsoft Tai Le"/>
          <w:sz w:val="24"/>
          <w:szCs w:val="24"/>
        </w:rPr>
        <w:t>）</w:t>
      </w:r>
    </w:p>
    <w:p w14:paraId="6DE681E9" w14:textId="645E7528"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9.Computer applications</w:t>
      </w:r>
      <w:r w:rsidR="27C9C428" w:rsidRPr="27C9C428">
        <w:rPr>
          <w:rFonts w:ascii="Microsoft Tai Le" w:eastAsia="DengXian" w:hAnsi="Microsoft Tai Le" w:cs="Microsoft Tai Le"/>
          <w:sz w:val="24"/>
          <w:szCs w:val="24"/>
        </w:rPr>
        <w:t>（</w:t>
      </w:r>
      <w:r w:rsidR="27C9C428" w:rsidRPr="27C9C428">
        <w:rPr>
          <w:rFonts w:ascii="新細明體" w:eastAsia="新細明體" w:hAnsi="新細明體" w:cs="新細明體" w:hint="eastAsia"/>
          <w:sz w:val="24"/>
          <w:szCs w:val="24"/>
        </w:rPr>
        <w:t>计算机应用</w:t>
      </w:r>
      <w:r w:rsidR="27C9C428" w:rsidRPr="27C9C428">
        <w:rPr>
          <w:rFonts w:ascii="Microsoft Tai Le" w:eastAsia="DengXian" w:hAnsi="Microsoft Tai Le" w:cs="Microsoft Tai Le"/>
          <w:sz w:val="24"/>
          <w:szCs w:val="24"/>
        </w:rPr>
        <w:t>）</w:t>
      </w:r>
    </w:p>
    <w:p w14:paraId="5BCA340E" w14:textId="40960B6C" w:rsidR="18394E91" w:rsidRPr="00804C96" w:rsidRDefault="00DA6E97" w:rsidP="005A1580">
      <w:pPr>
        <w:pStyle w:val="af"/>
        <w:rPr>
          <w:rFonts w:ascii="Microsoft Tai Le" w:hAnsi="Microsoft Tai Le" w:cs="Microsoft Tai Le"/>
          <w:sz w:val="24"/>
          <w:szCs w:val="24"/>
        </w:rPr>
      </w:pPr>
      <w:r w:rsidRPr="3FE9CB52">
        <w:rPr>
          <w:rFonts w:ascii="Microsoft Tai Le" w:eastAsia="DengXian" w:hAnsi="Microsoft Tai Le" w:cs="Microsoft Tai Le"/>
          <w:sz w:val="24"/>
          <w:szCs w:val="24"/>
        </w:rPr>
        <w:t>10.Computer engineering</w:t>
      </w:r>
      <w:r w:rsidR="18394E91" w:rsidRPr="3FE9CB52">
        <w:rPr>
          <w:rFonts w:ascii="Microsoft Tai Le" w:eastAsia="Aptos" w:hAnsi="Microsoft Tai Le" w:cs="Microsoft Tai Le"/>
          <w:b/>
          <w:sz w:val="24"/>
          <w:szCs w:val="24"/>
        </w:rPr>
        <w:t xml:space="preserve"> </w:t>
      </w:r>
      <w:r w:rsidR="69F42FC4" w:rsidRPr="69F42FC4">
        <w:rPr>
          <w:rFonts w:ascii="新細明體" w:eastAsia="新細明體" w:hAnsi="新細明體" w:cs="新細明體" w:hint="eastAsia"/>
          <w:b/>
          <w:bCs/>
          <w:sz w:val="24"/>
          <w:szCs w:val="24"/>
        </w:rPr>
        <w:t>（</w:t>
      </w:r>
      <w:r w:rsidR="69F42FC4" w:rsidRPr="69F42FC4">
        <w:rPr>
          <w:rFonts w:ascii="新細明體" w:eastAsia="新細明體" w:hAnsi="新細明體" w:cs="新細明體" w:hint="eastAsia"/>
          <w:sz w:val="24"/>
          <w:szCs w:val="24"/>
        </w:rPr>
        <w:t>计算机工程</w:t>
      </w:r>
      <w:r w:rsidR="69F42FC4" w:rsidRPr="69F42FC4">
        <w:rPr>
          <w:rFonts w:ascii="新細明體" w:eastAsia="新細明體" w:hAnsi="新細明體" w:cs="新細明體" w:hint="eastAsia"/>
          <w:b/>
          <w:bCs/>
          <w:sz w:val="24"/>
          <w:szCs w:val="24"/>
        </w:rPr>
        <w:t>）</w:t>
      </w:r>
    </w:p>
    <w:p w14:paraId="68CF13E8" w14:textId="48194E60" w:rsidR="5FEC013C" w:rsidRDefault="5FEC013C" w:rsidP="005A1580">
      <w:pPr>
        <w:pStyle w:val="af"/>
        <w:rPr>
          <w:rFonts w:ascii="Microsoft Tai Le" w:eastAsia="Aptos" w:hAnsi="Microsoft Tai Le" w:cs="Microsoft Tai Le"/>
          <w:b/>
          <w:bCs/>
          <w:sz w:val="24"/>
          <w:szCs w:val="24"/>
        </w:rPr>
      </w:pPr>
    </w:p>
    <w:p w14:paraId="2B046AC9" w14:textId="0242D0D4" w:rsidR="5FEC013C" w:rsidRDefault="400D401A" w:rsidP="005A1580">
      <w:pPr>
        <w:pStyle w:val="af"/>
        <w:rPr>
          <w:rFonts w:ascii="Microsoft Tai Le" w:eastAsia="Aptos" w:hAnsi="Microsoft Tai Le" w:cs="Microsoft Tai Le"/>
          <w:b/>
          <w:bCs/>
          <w:sz w:val="24"/>
          <w:szCs w:val="24"/>
        </w:rPr>
      </w:pPr>
      <w:r w:rsidRPr="400D401A">
        <w:rPr>
          <w:rFonts w:ascii="Microsoft Tai Le" w:eastAsia="Aptos" w:hAnsi="Microsoft Tai Le" w:cs="Microsoft Tai Le"/>
          <w:b/>
          <w:bCs/>
          <w:sz w:val="24"/>
          <w:szCs w:val="24"/>
        </w:rPr>
        <w:t xml:space="preserve">By </w:t>
      </w:r>
      <w:r w:rsidR="49950DB1" w:rsidRPr="49950DB1">
        <w:rPr>
          <w:rFonts w:ascii="Microsoft Tai Le" w:eastAsia="Aptos" w:hAnsi="Microsoft Tai Le" w:cs="Microsoft Tai Le"/>
          <w:b/>
          <w:bCs/>
          <w:sz w:val="24"/>
          <w:szCs w:val="24"/>
        </w:rPr>
        <w:t>JCR</w:t>
      </w:r>
    </w:p>
    <w:p w14:paraId="418041B1" w14:textId="77B855E5" w:rsidR="69A3C700" w:rsidRDefault="69A3C700" w:rsidP="005A1580">
      <w:pPr>
        <w:pStyle w:val="af"/>
        <w:rPr>
          <w:rFonts w:ascii="Microsoft Tai Le" w:eastAsia="Microsoft Tai Le" w:hAnsi="Microsoft Tai Le" w:cs="Microsoft Tai Le"/>
          <w:sz w:val="24"/>
          <w:szCs w:val="24"/>
        </w:rPr>
      </w:pPr>
      <w:r w:rsidRPr="69A3C700">
        <w:rPr>
          <w:rFonts w:ascii="Microsoft Tai Le" w:eastAsia="Microsoft Tai Le" w:hAnsi="Microsoft Tai Le" w:cs="Microsoft Tai Le"/>
          <w:sz w:val="24"/>
          <w:szCs w:val="24"/>
        </w:rPr>
        <w:t>1.Journal of Computer Science（</w:t>
      </w:r>
      <w:r w:rsidRPr="69A3C700">
        <w:rPr>
          <w:rFonts w:ascii="新細明體" w:eastAsia="新細明體" w:hAnsi="新細明體" w:cs="新細明體" w:hint="eastAsia"/>
          <w:sz w:val="24"/>
          <w:szCs w:val="24"/>
        </w:rPr>
        <w:t>计算机学报</w:t>
      </w:r>
      <w:r w:rsidRPr="69A3C700">
        <w:rPr>
          <w:rFonts w:ascii="Microsoft Tai Le" w:eastAsia="Microsoft Tai Le" w:hAnsi="Microsoft Tai Le" w:cs="Microsoft Tai Le"/>
          <w:sz w:val="24"/>
          <w:szCs w:val="24"/>
        </w:rPr>
        <w:t xml:space="preserve"> ）</w:t>
      </w:r>
    </w:p>
    <w:p w14:paraId="2730BB2E" w14:textId="48E16F7D"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2.Computer Integrated Manufacturing Systems</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计算机集成制造系统</w:t>
      </w:r>
      <w:r w:rsidR="69A3C700" w:rsidRPr="69A3C700">
        <w:rPr>
          <w:rFonts w:ascii="Microsoft Tai Le" w:eastAsia="Microsoft Tai Le" w:hAnsi="Microsoft Tai Le" w:cs="Microsoft Tai Le"/>
          <w:sz w:val="24"/>
          <w:szCs w:val="24"/>
        </w:rPr>
        <w:t xml:space="preserve"> ）</w:t>
      </w:r>
    </w:p>
    <w:p w14:paraId="1CAF2D3F" w14:textId="41665AFB"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3.Computer Science and Exploration</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计算机科学与探索</w:t>
      </w:r>
      <w:r w:rsidR="69A3C700" w:rsidRPr="69A3C700">
        <w:rPr>
          <w:rFonts w:ascii="Microsoft Tai Le" w:eastAsia="Microsoft Tai Le" w:hAnsi="Microsoft Tai Le" w:cs="Microsoft Tai Le"/>
          <w:sz w:val="24"/>
          <w:szCs w:val="24"/>
        </w:rPr>
        <w:t xml:space="preserve"> ）</w:t>
      </w:r>
    </w:p>
    <w:p w14:paraId="02D89D18" w14:textId="2E265C86"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lastRenderedPageBreak/>
        <w:t>4.Computer Engineering and Applications</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计算机工程与应用</w:t>
      </w:r>
      <w:r w:rsidR="69A3C700" w:rsidRPr="69A3C700">
        <w:rPr>
          <w:rFonts w:ascii="Microsoft Tai Le" w:eastAsia="Microsoft Tai Le" w:hAnsi="Microsoft Tai Le" w:cs="Microsoft Tai Le" w:hint="eastAsia"/>
          <w:sz w:val="24"/>
          <w:szCs w:val="24"/>
        </w:rPr>
        <w:t>）</w:t>
      </w:r>
    </w:p>
    <w:p w14:paraId="5DEC0016" w14:textId="37B38AFD"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5.Computer Research and Development</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计算机研究与发展</w:t>
      </w:r>
      <w:r w:rsidR="69A3C700" w:rsidRPr="69A3C700">
        <w:rPr>
          <w:rFonts w:ascii="Microsoft Tai Le" w:eastAsia="Microsoft Tai Le" w:hAnsi="Microsoft Tai Le" w:cs="Microsoft Tai Le"/>
          <w:sz w:val="24"/>
          <w:szCs w:val="24"/>
        </w:rPr>
        <w:t xml:space="preserve"> ）</w:t>
      </w:r>
    </w:p>
    <w:p w14:paraId="38CC5945" w14:textId="7C9CDB4C"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6.Computer Engineering</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计算机工程</w:t>
      </w:r>
      <w:r w:rsidR="69A3C700" w:rsidRPr="69A3C700">
        <w:rPr>
          <w:rFonts w:ascii="Microsoft Tai Le" w:eastAsia="Microsoft Tai Le" w:hAnsi="Microsoft Tai Le" w:cs="Microsoft Tai Le"/>
          <w:sz w:val="24"/>
          <w:szCs w:val="24"/>
        </w:rPr>
        <w:t xml:space="preserve"> ）</w:t>
      </w:r>
    </w:p>
    <w:p w14:paraId="5AEBF34B" w14:textId="50EB6084"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7.Systems Engineering and Electronic Technology</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系统工程与电子技术</w:t>
      </w:r>
      <w:r w:rsidR="69A3C700" w:rsidRPr="69A3C700">
        <w:rPr>
          <w:rFonts w:ascii="Microsoft Tai Le" w:eastAsia="Microsoft Tai Le" w:hAnsi="Microsoft Tai Le" w:cs="Microsoft Tai Le" w:hint="eastAsia"/>
          <w:sz w:val="24"/>
          <w:szCs w:val="24"/>
        </w:rPr>
        <w:t>）</w:t>
      </w:r>
    </w:p>
    <w:p w14:paraId="03A436BB" w14:textId="01F02086"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8.Small and Microcomputer Systems</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小型微型计算机系统</w:t>
      </w:r>
      <w:r w:rsidR="69A3C700" w:rsidRPr="69A3C700">
        <w:rPr>
          <w:rFonts w:ascii="Microsoft Tai Le" w:eastAsia="Microsoft Tai Le" w:hAnsi="Microsoft Tai Le" w:cs="Microsoft Tai Le"/>
          <w:sz w:val="24"/>
          <w:szCs w:val="24"/>
        </w:rPr>
        <w:t xml:space="preserve"> ）</w:t>
      </w:r>
    </w:p>
    <w:p w14:paraId="1899E13C" w14:textId="386B6DD5"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9.Computer Science</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计算机科学</w:t>
      </w:r>
      <w:r w:rsidR="69A3C700" w:rsidRPr="69A3C700">
        <w:rPr>
          <w:rFonts w:ascii="Microsoft Tai Le" w:eastAsia="Microsoft Tai Le" w:hAnsi="Microsoft Tai Le" w:cs="Microsoft Tai Le"/>
          <w:sz w:val="24"/>
          <w:szCs w:val="24"/>
        </w:rPr>
        <w:t xml:space="preserve"> ）</w:t>
      </w:r>
    </w:p>
    <w:p w14:paraId="3934A93F" w14:textId="40567691" w:rsidR="6F5152C6" w:rsidRDefault="6F5152C6" w:rsidP="005A1580">
      <w:pPr>
        <w:pStyle w:val="af"/>
        <w:rPr>
          <w:rFonts w:ascii="Microsoft Tai Le" w:eastAsia="Microsoft Tai Le" w:hAnsi="Microsoft Tai Le" w:cs="Microsoft Tai Le"/>
          <w:sz w:val="24"/>
          <w:szCs w:val="24"/>
        </w:rPr>
      </w:pPr>
      <w:r w:rsidRPr="6F5152C6">
        <w:rPr>
          <w:rFonts w:ascii="Microsoft Tai Le" w:eastAsia="Microsoft Tai Le" w:hAnsi="Microsoft Tai Le" w:cs="Microsoft Tai Le"/>
          <w:sz w:val="24"/>
          <w:szCs w:val="24"/>
        </w:rPr>
        <w:t>10.Journal of Xi'an University of Electronic Science and Technology</w:t>
      </w:r>
      <w:r w:rsidR="69A3C700" w:rsidRPr="69A3C700">
        <w:rPr>
          <w:rFonts w:ascii="Microsoft Tai Le" w:eastAsia="Microsoft Tai Le" w:hAnsi="Microsoft Tai Le" w:cs="Microsoft Tai Le"/>
          <w:sz w:val="24"/>
          <w:szCs w:val="24"/>
        </w:rPr>
        <w:t>（</w:t>
      </w:r>
      <w:r w:rsidR="69A3C700" w:rsidRPr="69A3C700">
        <w:rPr>
          <w:rFonts w:ascii="新細明體" w:eastAsia="新細明體" w:hAnsi="新細明體" w:cs="新細明體" w:hint="eastAsia"/>
          <w:sz w:val="24"/>
          <w:szCs w:val="24"/>
        </w:rPr>
        <w:t>西安电子科技大学学报</w:t>
      </w:r>
      <w:r w:rsidR="69A3C700" w:rsidRPr="69A3C700">
        <w:rPr>
          <w:rFonts w:ascii="Microsoft Tai Le" w:eastAsia="Microsoft Tai Le" w:hAnsi="Microsoft Tai Le" w:cs="Microsoft Tai Le" w:hint="eastAsia"/>
          <w:sz w:val="24"/>
          <w:szCs w:val="24"/>
        </w:rPr>
        <w:t>）</w:t>
      </w:r>
    </w:p>
    <w:p w14:paraId="677EC688" w14:textId="2CBD4F11" w:rsidR="573A8B27" w:rsidRPr="005A1580" w:rsidRDefault="573A8B27" w:rsidP="005A1580">
      <w:pPr>
        <w:pStyle w:val="af"/>
        <w:rPr>
          <w:rFonts w:ascii="Microsoft Tai Le" w:eastAsia="新細明體" w:hAnsi="Microsoft Tai Le" w:cs="Microsoft Tai Le"/>
          <w:b/>
          <w:bCs/>
          <w:sz w:val="24"/>
          <w:szCs w:val="24"/>
          <w:lang w:eastAsia="zh-TW"/>
        </w:rPr>
      </w:pPr>
    </w:p>
    <w:p w14:paraId="756E75F6" w14:textId="26860A96" w:rsidR="573A8B27" w:rsidRDefault="573A8B27" w:rsidP="005A1580">
      <w:pPr>
        <w:pStyle w:val="af"/>
        <w:rPr>
          <w:rFonts w:ascii="Microsoft Tai Le" w:eastAsia="Microsoft Tai Le" w:hAnsi="Microsoft Tai Le" w:cs="Microsoft Tai Le"/>
        </w:rPr>
      </w:pPr>
      <w:r w:rsidRPr="573A8B27">
        <w:rPr>
          <w:rFonts w:ascii="Source Sans Pro" w:eastAsia="Source Sans Pro" w:hAnsi="Source Sans Pro" w:cs="Source Sans Pro"/>
          <w:b/>
          <w:bCs/>
        </w:rPr>
        <w:t>By Total Citations</w:t>
      </w:r>
    </w:p>
    <w:p w14:paraId="48B34E57" w14:textId="550EA827"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1.</w:t>
      </w:r>
      <w:r w:rsidR="2555FD0B" w:rsidRPr="2555FD0B">
        <w:rPr>
          <w:rFonts w:ascii="Microsoft Tai Le" w:eastAsia="Microsoft Tai Le" w:hAnsi="Microsoft Tai Le" w:cs="Microsoft Tai Le"/>
          <w:color w:val="333333"/>
        </w:rPr>
        <w:t>Computer Engineering and Applications</w:t>
      </w:r>
      <w:r w:rsidR="5E108FAA" w:rsidRPr="5E108FAA">
        <w:rPr>
          <w:rFonts w:ascii="Microsoft Tai Le" w:eastAsia="Microsoft Tai Le" w:hAnsi="Microsoft Tai Le" w:cs="Microsoft Tai Le"/>
        </w:rPr>
        <w:t xml:space="preserve"> </w:t>
      </w:r>
      <w:r w:rsidR="55974159" w:rsidRPr="55974159">
        <w:rPr>
          <w:rFonts w:ascii="Microsoft Tai Le" w:eastAsia="Microsoft Tai Le" w:hAnsi="Microsoft Tai Le" w:cs="Microsoft Tai Le"/>
        </w:rPr>
        <w:t>（</w:t>
      </w:r>
      <w:r w:rsidR="5E108FAA" w:rsidRPr="5E108FAA">
        <w:rPr>
          <w:rFonts w:ascii="新細明體" w:eastAsia="新細明體" w:hAnsi="新細明體" w:cs="新細明體" w:hint="eastAsia"/>
        </w:rPr>
        <w:t>计算机工程与应用</w:t>
      </w:r>
      <w:r w:rsidR="55974159" w:rsidRPr="55974159">
        <w:rPr>
          <w:rFonts w:ascii="Microsoft Tai Le" w:eastAsia="Microsoft Tai Le" w:hAnsi="Microsoft Tai Le" w:cs="Microsoft Tai Le"/>
        </w:rPr>
        <w:t>）</w:t>
      </w:r>
    </w:p>
    <w:p w14:paraId="78FD5E0C" w14:textId="38CB7CF5"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2.</w:t>
      </w:r>
      <w:r w:rsidR="2555FD0B" w:rsidRPr="2555FD0B">
        <w:rPr>
          <w:rFonts w:ascii="Microsoft Tai Le" w:eastAsia="Microsoft Tai Le" w:hAnsi="Microsoft Tai Le" w:cs="Microsoft Tai Le"/>
          <w:color w:val="333333"/>
        </w:rPr>
        <w:t>Computer Engineering</w:t>
      </w:r>
      <w:r w:rsidR="0D02357A" w:rsidRPr="0D02357A">
        <w:rPr>
          <w:rFonts w:ascii="Microsoft Tai Le" w:eastAsia="Microsoft Tai Le" w:hAnsi="Microsoft Tai Le" w:cs="Microsoft Tai Le"/>
          <w:color w:val="333333"/>
        </w:rPr>
        <w:t xml:space="preserve"> (</w:t>
      </w:r>
      <w:r w:rsidR="0D02357A" w:rsidRPr="0D02357A">
        <w:rPr>
          <w:rFonts w:ascii="新細明體" w:eastAsia="新細明體" w:hAnsi="新細明體" w:cs="新細明體" w:hint="eastAsia"/>
          <w:color w:val="333333"/>
        </w:rPr>
        <w:t>计算机工程</w:t>
      </w:r>
      <w:r w:rsidR="0D02357A" w:rsidRPr="0D02357A">
        <w:rPr>
          <w:rFonts w:ascii="Microsoft Tai Le" w:eastAsia="Microsoft Tai Le" w:hAnsi="Microsoft Tai Le" w:cs="Microsoft Tai Le"/>
          <w:color w:val="333333"/>
        </w:rPr>
        <w:t>)</w:t>
      </w:r>
    </w:p>
    <w:p w14:paraId="1C40AFDA" w14:textId="014746D1" w:rsidR="55974159" w:rsidRDefault="55974159" w:rsidP="005A1580">
      <w:pPr>
        <w:pStyle w:val="af"/>
        <w:rPr>
          <w:rFonts w:ascii="Microsoft Tai Le" w:eastAsia="Microsoft Tai Le" w:hAnsi="Microsoft Tai Le" w:cs="Microsoft Tai Le"/>
          <w:color w:val="333333"/>
        </w:rPr>
      </w:pPr>
      <w:r w:rsidRPr="55974159">
        <w:rPr>
          <w:rFonts w:ascii="Microsoft Tai Le" w:eastAsia="Microsoft Tai Le" w:hAnsi="Microsoft Tai Le" w:cs="Microsoft Tai Le"/>
          <w:color w:val="333333"/>
        </w:rPr>
        <w:t>3.Journal of Computer Science (</w:t>
      </w:r>
      <w:r w:rsidRPr="55974159">
        <w:rPr>
          <w:rFonts w:ascii="新細明體" w:eastAsia="新細明體" w:hAnsi="新細明體" w:cs="新細明體" w:hint="eastAsia"/>
          <w:color w:val="333333"/>
        </w:rPr>
        <w:t>计算机学报</w:t>
      </w:r>
      <w:r w:rsidRPr="55974159">
        <w:rPr>
          <w:rFonts w:ascii="Microsoft Tai Le" w:eastAsia="Microsoft Tai Le" w:hAnsi="Microsoft Tai Le" w:cs="Microsoft Tai Le"/>
          <w:color w:val="333333"/>
        </w:rPr>
        <w:t>)</w:t>
      </w:r>
    </w:p>
    <w:p w14:paraId="137F8895" w14:textId="4F2E88E4"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4.</w:t>
      </w:r>
      <w:r w:rsidR="2555FD0B" w:rsidRPr="2555FD0B">
        <w:rPr>
          <w:rFonts w:ascii="Microsoft Tai Le" w:eastAsia="Microsoft Tai Le" w:hAnsi="Microsoft Tai Le" w:cs="Microsoft Tai Le"/>
          <w:color w:val="333333"/>
        </w:rPr>
        <w:t>Computer Science</w:t>
      </w:r>
      <w:r w:rsidR="55974159" w:rsidRPr="55974159">
        <w:rPr>
          <w:rFonts w:ascii="Microsoft Tai Le" w:eastAsia="Microsoft Tai Le" w:hAnsi="Microsoft Tai Le" w:cs="Microsoft Tai Le"/>
          <w:color w:val="333333"/>
        </w:rPr>
        <w:t xml:space="preserve"> (</w:t>
      </w:r>
      <w:r w:rsidR="55974159" w:rsidRPr="55974159">
        <w:rPr>
          <w:rFonts w:ascii="新細明體" w:eastAsia="新細明體" w:hAnsi="新細明體" w:cs="新細明體" w:hint="eastAsia"/>
          <w:color w:val="333333"/>
        </w:rPr>
        <w:t>计算机科学</w:t>
      </w:r>
      <w:r w:rsidR="55974159" w:rsidRPr="55974159">
        <w:rPr>
          <w:rFonts w:ascii="Microsoft Tai Le" w:eastAsia="Microsoft Tai Le" w:hAnsi="Microsoft Tai Le" w:cs="Microsoft Tai Le"/>
          <w:color w:val="333333"/>
        </w:rPr>
        <w:t>)</w:t>
      </w:r>
    </w:p>
    <w:p w14:paraId="7FD70E95" w14:textId="0D24B79E"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5.</w:t>
      </w:r>
      <w:r w:rsidR="2555FD0B" w:rsidRPr="2555FD0B">
        <w:rPr>
          <w:rFonts w:ascii="Microsoft Tai Le" w:eastAsia="Microsoft Tai Le" w:hAnsi="Microsoft Tai Le" w:cs="Microsoft Tai Le"/>
          <w:color w:val="333333"/>
        </w:rPr>
        <w:t>Computer Research and Development</w:t>
      </w:r>
      <w:r w:rsidR="55974159" w:rsidRPr="55974159">
        <w:rPr>
          <w:rFonts w:ascii="Microsoft Tai Le" w:eastAsia="Microsoft Tai Le" w:hAnsi="Microsoft Tai Le" w:cs="Microsoft Tai Le"/>
          <w:color w:val="333333"/>
        </w:rPr>
        <w:t xml:space="preserve"> (</w:t>
      </w:r>
      <w:r w:rsidR="55974159" w:rsidRPr="55974159">
        <w:rPr>
          <w:rFonts w:ascii="新細明體" w:eastAsia="新細明體" w:hAnsi="新細明體" w:cs="新細明體" w:hint="eastAsia"/>
          <w:color w:val="333333"/>
        </w:rPr>
        <w:t>计算机研究与发展</w:t>
      </w:r>
      <w:r w:rsidR="55974159" w:rsidRPr="55974159">
        <w:rPr>
          <w:rFonts w:ascii="Microsoft Tai Le" w:eastAsia="Microsoft Tai Le" w:hAnsi="Microsoft Tai Le" w:cs="Microsoft Tai Le"/>
          <w:color w:val="333333"/>
        </w:rPr>
        <w:t>)</w:t>
      </w:r>
    </w:p>
    <w:p w14:paraId="2EC687CC" w14:textId="1DA83999"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6.</w:t>
      </w:r>
      <w:r w:rsidR="2555FD0B" w:rsidRPr="2555FD0B">
        <w:rPr>
          <w:rFonts w:ascii="Microsoft Tai Le" w:eastAsia="Microsoft Tai Le" w:hAnsi="Microsoft Tai Le" w:cs="Microsoft Tai Le"/>
          <w:color w:val="333333"/>
        </w:rPr>
        <w:t>Computer Engineering and Design</w:t>
      </w:r>
      <w:r w:rsidR="55974159" w:rsidRPr="55974159">
        <w:rPr>
          <w:rFonts w:ascii="Microsoft Tai Le" w:eastAsia="Microsoft Tai Le" w:hAnsi="Microsoft Tai Le" w:cs="Microsoft Tai Le"/>
          <w:color w:val="333333"/>
        </w:rPr>
        <w:t xml:space="preserve"> (</w:t>
      </w:r>
      <w:r w:rsidR="55974159" w:rsidRPr="55974159">
        <w:rPr>
          <w:rFonts w:ascii="新細明體" w:eastAsia="新細明體" w:hAnsi="新細明體" w:cs="新細明體" w:hint="eastAsia"/>
          <w:color w:val="333333"/>
        </w:rPr>
        <w:t>计算机工程与设计</w:t>
      </w:r>
      <w:r w:rsidR="55974159" w:rsidRPr="55974159">
        <w:rPr>
          <w:rFonts w:ascii="Microsoft Tai Le" w:eastAsia="Microsoft Tai Le" w:hAnsi="Microsoft Tai Le" w:cs="Microsoft Tai Le"/>
          <w:color w:val="333333"/>
        </w:rPr>
        <w:t>)</w:t>
      </w:r>
    </w:p>
    <w:p w14:paraId="5D2C2C73" w14:textId="5B205134"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7.</w:t>
      </w:r>
      <w:r w:rsidR="2555FD0B" w:rsidRPr="2555FD0B">
        <w:rPr>
          <w:rFonts w:ascii="Microsoft Tai Le" w:eastAsia="Microsoft Tai Le" w:hAnsi="Microsoft Tai Le" w:cs="Microsoft Tai Le"/>
          <w:color w:val="333333"/>
        </w:rPr>
        <w:t>Computer Integrated Manufacturing Systems</w:t>
      </w:r>
      <w:r w:rsidR="3E274D24" w:rsidRPr="3E274D24">
        <w:rPr>
          <w:rFonts w:ascii="Microsoft Tai Le" w:eastAsia="Microsoft Tai Le" w:hAnsi="Microsoft Tai Le" w:cs="Microsoft Tai Le"/>
        </w:rPr>
        <w:t xml:space="preserve"> </w:t>
      </w:r>
      <w:r w:rsidR="69A3C700" w:rsidRPr="69A3C700">
        <w:rPr>
          <w:rFonts w:ascii="Microsoft Tai Le" w:eastAsia="Microsoft Tai Le" w:hAnsi="Microsoft Tai Le" w:cs="Microsoft Tai Le"/>
        </w:rPr>
        <w:t>（</w:t>
      </w:r>
      <w:r w:rsidR="3E274D24" w:rsidRPr="3E274D24">
        <w:rPr>
          <w:rFonts w:ascii="新細明體" w:eastAsia="新細明體" w:hAnsi="新細明體" w:cs="新細明體" w:hint="eastAsia"/>
        </w:rPr>
        <w:t>计算机集成制造系统</w:t>
      </w:r>
      <w:r w:rsidR="69A3C700" w:rsidRPr="69A3C700">
        <w:rPr>
          <w:rFonts w:ascii="Microsoft Tai Le" w:eastAsia="Microsoft Tai Le" w:hAnsi="Microsoft Tai Le" w:cs="Microsoft Tai Le"/>
        </w:rPr>
        <w:t>）</w:t>
      </w:r>
    </w:p>
    <w:p w14:paraId="5F58AA70" w14:textId="3BE4275D"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8.</w:t>
      </w:r>
      <w:r w:rsidR="2555FD0B" w:rsidRPr="2555FD0B">
        <w:rPr>
          <w:rFonts w:ascii="Microsoft Tai Le" w:eastAsia="Microsoft Tai Le" w:hAnsi="Microsoft Tai Le" w:cs="Microsoft Tai Le"/>
          <w:color w:val="333333"/>
        </w:rPr>
        <w:t>Microcomputer Information</w:t>
      </w:r>
      <w:r w:rsidR="69A3C700" w:rsidRPr="69A3C700">
        <w:rPr>
          <w:rFonts w:ascii="Microsoft Tai Le" w:eastAsia="Microsoft Tai Le" w:hAnsi="Microsoft Tai Le" w:cs="Microsoft Tai Le"/>
          <w:color w:val="333333"/>
        </w:rPr>
        <w:t xml:space="preserve"> (</w:t>
      </w:r>
      <w:r w:rsidR="69A3C700" w:rsidRPr="69A3C700">
        <w:rPr>
          <w:rFonts w:ascii="新細明體" w:eastAsia="新細明體" w:hAnsi="新細明體" w:cs="新細明體" w:hint="eastAsia"/>
          <w:color w:val="333333"/>
        </w:rPr>
        <w:t>微计算机信息</w:t>
      </w:r>
      <w:r w:rsidR="69A3C700" w:rsidRPr="69A3C700">
        <w:rPr>
          <w:rFonts w:ascii="Microsoft Tai Le" w:eastAsia="Microsoft Tai Le" w:hAnsi="Microsoft Tai Le" w:cs="Microsoft Tai Le"/>
          <w:color w:val="333333"/>
        </w:rPr>
        <w:t>)</w:t>
      </w:r>
    </w:p>
    <w:p w14:paraId="60910E06" w14:textId="339B8462"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9.</w:t>
      </w:r>
      <w:r w:rsidR="2555FD0B" w:rsidRPr="2555FD0B">
        <w:rPr>
          <w:rFonts w:ascii="Microsoft Tai Le" w:eastAsia="Microsoft Tai Le" w:hAnsi="Microsoft Tai Le" w:cs="Microsoft Tai Le"/>
          <w:color w:val="333333"/>
        </w:rPr>
        <w:t>Systems Engineering and Electronic Technology</w:t>
      </w:r>
      <w:r w:rsidR="69A3C700" w:rsidRPr="69A3C700">
        <w:rPr>
          <w:rFonts w:ascii="Microsoft Tai Le" w:eastAsia="Microsoft Tai Le" w:hAnsi="Microsoft Tai Le" w:cs="Microsoft Tai Le"/>
          <w:color w:val="333333"/>
        </w:rPr>
        <w:t xml:space="preserve"> (</w:t>
      </w:r>
      <w:r w:rsidR="69A3C700" w:rsidRPr="69A3C700">
        <w:rPr>
          <w:rFonts w:ascii="新細明體" w:eastAsia="新細明體" w:hAnsi="新細明體" w:cs="新細明體" w:hint="eastAsia"/>
          <w:color w:val="333333"/>
        </w:rPr>
        <w:t>系统工程与电子技术</w:t>
      </w:r>
      <w:r w:rsidR="69A3C700" w:rsidRPr="69A3C700">
        <w:rPr>
          <w:rFonts w:ascii="Microsoft Tai Le" w:eastAsia="Microsoft Tai Le" w:hAnsi="Microsoft Tai Le" w:cs="Microsoft Tai Le"/>
          <w:color w:val="333333"/>
        </w:rPr>
        <w:t>)</w:t>
      </w:r>
    </w:p>
    <w:p w14:paraId="36D6E9BD" w14:textId="1918BD61" w:rsidR="2555FD0B" w:rsidRDefault="1D7F2BE7" w:rsidP="005A1580">
      <w:pPr>
        <w:pStyle w:val="af"/>
        <w:rPr>
          <w:rFonts w:ascii="Microsoft Tai Le" w:eastAsia="Microsoft Tai Le" w:hAnsi="Microsoft Tai Le" w:cs="Microsoft Tai Le"/>
          <w:color w:val="333333"/>
        </w:rPr>
      </w:pPr>
      <w:r w:rsidRPr="1D7F2BE7">
        <w:rPr>
          <w:rFonts w:ascii="Microsoft Tai Le" w:eastAsia="Microsoft Tai Le" w:hAnsi="Microsoft Tai Le" w:cs="Microsoft Tai Le"/>
          <w:color w:val="333333"/>
        </w:rPr>
        <w:t>10.</w:t>
      </w:r>
      <w:r w:rsidR="2555FD0B" w:rsidRPr="2555FD0B">
        <w:rPr>
          <w:rFonts w:ascii="Microsoft Tai Le" w:eastAsia="Microsoft Tai Le" w:hAnsi="Microsoft Tai Le" w:cs="Microsoft Tai Le"/>
          <w:color w:val="333333"/>
        </w:rPr>
        <w:t xml:space="preserve">China Management </w:t>
      </w:r>
      <w:proofErr w:type="spellStart"/>
      <w:r w:rsidR="2555FD0B" w:rsidRPr="2555FD0B">
        <w:rPr>
          <w:rFonts w:ascii="Microsoft Tai Le" w:eastAsia="Microsoft Tai Le" w:hAnsi="Microsoft Tai Le" w:cs="Microsoft Tai Le"/>
          <w:color w:val="333333"/>
        </w:rPr>
        <w:t>Informationization</w:t>
      </w:r>
      <w:proofErr w:type="spellEnd"/>
      <w:r w:rsidR="03A04BF7" w:rsidRPr="03A04BF7">
        <w:rPr>
          <w:rFonts w:ascii="Microsoft Tai Le" w:eastAsia="Microsoft Tai Le" w:hAnsi="Microsoft Tai Le" w:cs="Microsoft Tai Le"/>
        </w:rPr>
        <w:t xml:space="preserve"> (</w:t>
      </w:r>
      <w:r w:rsidR="03A04BF7" w:rsidRPr="03A04BF7">
        <w:rPr>
          <w:rFonts w:ascii="新細明體" w:eastAsia="新細明體" w:hAnsi="新細明體" w:cs="新細明體" w:hint="eastAsia"/>
        </w:rPr>
        <w:t>中国管理信息化</w:t>
      </w:r>
      <w:r w:rsidR="03A04BF7" w:rsidRPr="03A04BF7">
        <w:rPr>
          <w:rFonts w:ascii="Microsoft Tai Le" w:eastAsia="Microsoft Tai Le" w:hAnsi="Microsoft Tai Le" w:cs="Microsoft Tai Le"/>
        </w:rPr>
        <w:t>)</w:t>
      </w:r>
    </w:p>
    <w:p w14:paraId="18A78EF9" w14:textId="4E1C5EFB" w:rsidR="2555FD0B" w:rsidRDefault="2555FD0B" w:rsidP="2555FD0B">
      <w:pPr>
        <w:spacing w:after="0"/>
        <w:rPr>
          <w:rFonts w:ascii="Microsoft Tai Le" w:hAnsi="Microsoft Tai Le" w:cs="Microsoft Tai Le"/>
          <w:color w:val="333333"/>
        </w:rPr>
      </w:pPr>
    </w:p>
    <w:p w14:paraId="15A5C707" w14:textId="0ED201D4" w:rsidR="040BFDF9" w:rsidRDefault="09C355FB" w:rsidP="00B770A0">
      <w:pPr>
        <w:pStyle w:val="ab"/>
        <w:numPr>
          <w:ilvl w:val="0"/>
          <w:numId w:val="61"/>
        </w:numPr>
        <w:rPr>
          <w:rFonts w:ascii="Franklin Gothic" w:eastAsia="Franklin Gothic" w:hAnsi="Franklin Gothic" w:cs="Franklin Gothic"/>
          <w:sz w:val="28"/>
          <w:szCs w:val="28"/>
        </w:rPr>
      </w:pPr>
      <w:r w:rsidRPr="3961C498">
        <w:rPr>
          <w:sz w:val="28"/>
          <w:szCs w:val="28"/>
        </w:rPr>
        <w:t xml:space="preserve">Top </w:t>
      </w:r>
      <w:r w:rsidR="040BFDF9" w:rsidRPr="3961C498">
        <w:rPr>
          <w:sz w:val="28"/>
          <w:szCs w:val="28"/>
        </w:rPr>
        <w:t xml:space="preserve">Ten Computer </w:t>
      </w:r>
      <w:r w:rsidR="1DBD60E5" w:rsidRPr="3961C498">
        <w:rPr>
          <w:sz w:val="28"/>
          <w:szCs w:val="28"/>
        </w:rPr>
        <w:t>Journals</w:t>
      </w:r>
      <w:r w:rsidR="040BFDF9" w:rsidRPr="3961C498">
        <w:rPr>
          <w:sz w:val="28"/>
          <w:szCs w:val="28"/>
        </w:rPr>
        <w:t xml:space="preserve"> in World</w:t>
      </w:r>
    </w:p>
    <w:p w14:paraId="4D160590" w14:textId="24A74153" w:rsidR="6CA83993" w:rsidRDefault="6CA83993" w:rsidP="005A1580">
      <w:pPr>
        <w:pStyle w:val="af"/>
      </w:pPr>
      <w:r w:rsidRPr="6CA83993">
        <w:t xml:space="preserve">By </w:t>
      </w:r>
      <w:proofErr w:type="spellStart"/>
      <w:r w:rsidRPr="6CA83993">
        <w:t>maigoo</w:t>
      </w:r>
      <w:proofErr w:type="spellEnd"/>
      <w:r w:rsidR="52460B91" w:rsidRPr="52460B91">
        <w:t xml:space="preserve"> </w:t>
      </w:r>
      <w:r w:rsidR="4E276148" w:rsidRPr="4E276148">
        <w:t>(</w:t>
      </w:r>
      <w:r w:rsidR="09DBB4F0" w:rsidRPr="09DBB4F0">
        <w:t>overall</w:t>
      </w:r>
      <w:r w:rsidR="432903F9" w:rsidRPr="432903F9">
        <w:t xml:space="preserve"> </w:t>
      </w:r>
      <w:r w:rsidR="07E1747C" w:rsidRPr="07E1747C">
        <w:t>consideration</w:t>
      </w:r>
      <w:r w:rsidR="09DBB4F0" w:rsidRPr="09DBB4F0">
        <w:t>)</w:t>
      </w:r>
    </w:p>
    <w:p w14:paraId="5A237196" w14:textId="23CFCB7D"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1.IEEE Transactions on Pattern Analysis and Machine Intelligence</w:t>
      </w:r>
    </w:p>
    <w:p w14:paraId="7FFE0885" w14:textId="51BE232C"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2.IEEE Communications Magazine</w:t>
      </w:r>
    </w:p>
    <w:p w14:paraId="46078169" w14:textId="2842C442"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3.IEEE Transactions on Image Processing</w:t>
      </w:r>
    </w:p>
    <w:p w14:paraId="01220893" w14:textId="458AA7AB"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4.IEEE Communications Surveys and Tutorials</w:t>
      </w:r>
    </w:p>
    <w:p w14:paraId="58135D3B" w14:textId="4C83F9C9"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5.IEEE Transactions on Wireless Communications</w:t>
      </w:r>
    </w:p>
    <w:p w14:paraId="62C570D1" w14:textId="43B3A169"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6.IEEE Journal on Selected Areas in Communications</w:t>
      </w:r>
    </w:p>
    <w:p w14:paraId="4DD9B412" w14:textId="4FE1CB7B"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7.IEEE Internet of Things Journal</w:t>
      </w:r>
    </w:p>
    <w:p w14:paraId="7829B4F0" w14:textId="562CC9FE"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8.Pattern Recognition</w:t>
      </w:r>
    </w:p>
    <w:p w14:paraId="34912BAC" w14:textId="3F97AB89"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t>9.IEEE Transactions on Neural Networks and Learning Systems</w:t>
      </w:r>
    </w:p>
    <w:p w14:paraId="26E29D56" w14:textId="3E5AF218" w:rsidR="18394E91" w:rsidRPr="00804C96" w:rsidRDefault="00DA6E97" w:rsidP="005A1580">
      <w:pPr>
        <w:pStyle w:val="af"/>
        <w:rPr>
          <w:rFonts w:ascii="Microsoft Tai Le" w:hAnsi="Microsoft Tai Le" w:cs="Microsoft Tai Le"/>
          <w:color w:val="333333"/>
        </w:rPr>
      </w:pPr>
      <w:r w:rsidRPr="33A08448">
        <w:rPr>
          <w:rFonts w:ascii="Microsoft Tai Le" w:hAnsi="Microsoft Tai Le" w:cs="Microsoft Tai Le"/>
          <w:color w:val="333333"/>
        </w:rPr>
        <w:lastRenderedPageBreak/>
        <w:t>10.ACM Computing Surveys</w:t>
      </w:r>
    </w:p>
    <w:p w14:paraId="3329C88B" w14:textId="21BF9820" w:rsidR="1D7F2BE7" w:rsidRDefault="1D7F2BE7" w:rsidP="005A1580">
      <w:pPr>
        <w:pStyle w:val="af"/>
        <w:rPr>
          <w:rFonts w:ascii="Microsoft Tai Le" w:hAnsi="Microsoft Tai Le" w:cs="Microsoft Tai Le"/>
          <w:color w:val="333333"/>
        </w:rPr>
      </w:pPr>
    </w:p>
    <w:p w14:paraId="1D083E81" w14:textId="3C0B04B7" w:rsidR="73B92F26" w:rsidRDefault="73B92F26" w:rsidP="005A1580">
      <w:pPr>
        <w:pStyle w:val="af"/>
      </w:pPr>
      <w:r w:rsidRPr="73B92F26">
        <w:t xml:space="preserve">By </w:t>
      </w:r>
      <w:r w:rsidR="543B6512" w:rsidRPr="543B6512">
        <w:t>JIF</w:t>
      </w:r>
    </w:p>
    <w:p w14:paraId="20846AB9" w14:textId="5B9D80F9" w:rsidR="798334BA" w:rsidRDefault="2A0ADFE9" w:rsidP="005A1580">
      <w:pPr>
        <w:pStyle w:val="af"/>
        <w:rPr>
          <w:rFonts w:ascii="Microsoft Tai Le" w:eastAsia="Microsoft Tai Le" w:hAnsi="Microsoft Tai Le" w:cs="Microsoft Tai Le"/>
        </w:rPr>
      </w:pPr>
      <w:r w:rsidRPr="2A0ADFE9">
        <w:rPr>
          <w:rFonts w:ascii="Microsoft Tai Le" w:eastAsia="Microsoft Tai Le" w:hAnsi="Microsoft Tai Le" w:cs="Microsoft Tai Le"/>
        </w:rPr>
        <w:t>1.</w:t>
      </w:r>
      <w:r w:rsidR="798334BA" w:rsidRPr="798334BA">
        <w:rPr>
          <w:rFonts w:ascii="Microsoft Tai Le" w:eastAsia="Microsoft Tai Le" w:hAnsi="Microsoft Tai Le" w:cs="Microsoft Tai Le"/>
        </w:rPr>
        <w:t>IEEE Access</w:t>
      </w:r>
    </w:p>
    <w:p w14:paraId="29C8F3AF" w14:textId="57FA4F19" w:rsidR="798334BA" w:rsidRDefault="6ED0974D" w:rsidP="005A1580">
      <w:pPr>
        <w:pStyle w:val="af"/>
        <w:rPr>
          <w:rFonts w:ascii="Microsoft Tai Le" w:eastAsia="Microsoft Tai Le" w:hAnsi="Microsoft Tai Le" w:cs="Microsoft Tai Le"/>
        </w:rPr>
      </w:pPr>
      <w:r w:rsidRPr="6ED0974D">
        <w:rPr>
          <w:rFonts w:ascii="Microsoft Tai Le" w:eastAsia="Microsoft Tai Le" w:hAnsi="Microsoft Tai Le" w:cs="Microsoft Tai Le"/>
        </w:rPr>
        <w:t>2. Information Sciences</w:t>
      </w:r>
    </w:p>
    <w:p w14:paraId="249D51E5" w14:textId="296BA05B" w:rsidR="798334BA" w:rsidRDefault="586B18CD" w:rsidP="005A1580">
      <w:pPr>
        <w:pStyle w:val="af"/>
        <w:rPr>
          <w:rFonts w:ascii="Microsoft Tai Le" w:eastAsia="Microsoft Tai Le" w:hAnsi="Microsoft Tai Le" w:cs="Microsoft Tai Le"/>
        </w:rPr>
      </w:pPr>
      <w:r w:rsidRPr="586B18CD">
        <w:rPr>
          <w:rFonts w:ascii="Microsoft Tai Le" w:eastAsia="Microsoft Tai Le" w:hAnsi="Microsoft Tai Le" w:cs="Microsoft Tai Le"/>
        </w:rPr>
        <w:t>3.</w:t>
      </w:r>
      <w:r w:rsidR="798334BA" w:rsidRPr="798334BA">
        <w:rPr>
          <w:rFonts w:ascii="Microsoft Tai Le" w:eastAsia="Microsoft Tai Le" w:hAnsi="Microsoft Tai Le" w:cs="Microsoft Tai Le"/>
        </w:rPr>
        <w:t>IEEE Internet of Things Journal</w:t>
      </w:r>
    </w:p>
    <w:p w14:paraId="32797B23" w14:textId="6EBF6665" w:rsidR="798334BA" w:rsidRDefault="2C36CFE5" w:rsidP="005A1580">
      <w:pPr>
        <w:pStyle w:val="af"/>
        <w:rPr>
          <w:rFonts w:ascii="Microsoft Tai Le" w:eastAsia="Microsoft Tai Le" w:hAnsi="Microsoft Tai Le" w:cs="Microsoft Tai Le"/>
        </w:rPr>
      </w:pPr>
      <w:r w:rsidRPr="2C36CFE5">
        <w:rPr>
          <w:rFonts w:ascii="Microsoft Tai Le" w:eastAsia="Microsoft Tai Le" w:hAnsi="Microsoft Tai Le" w:cs="Microsoft Tai Le"/>
        </w:rPr>
        <w:t>4.</w:t>
      </w:r>
      <w:r w:rsidR="798334BA" w:rsidRPr="798334BA">
        <w:rPr>
          <w:rFonts w:ascii="Microsoft Tai Le" w:eastAsia="Microsoft Tai Le" w:hAnsi="Microsoft Tai Le" w:cs="Microsoft Tai Le"/>
        </w:rPr>
        <w:t>Electronics</w:t>
      </w:r>
    </w:p>
    <w:p w14:paraId="57CE6DEC" w14:textId="6B992FF8" w:rsidR="798334BA" w:rsidRDefault="2C36CFE5" w:rsidP="005A1580">
      <w:pPr>
        <w:pStyle w:val="af"/>
        <w:rPr>
          <w:rFonts w:ascii="Microsoft Tai Le" w:eastAsia="Microsoft Tai Le" w:hAnsi="Microsoft Tai Le" w:cs="Microsoft Tai Le"/>
        </w:rPr>
      </w:pPr>
      <w:r w:rsidRPr="2C36CFE5">
        <w:rPr>
          <w:rFonts w:ascii="Microsoft Tai Le" w:eastAsia="Microsoft Tai Le" w:hAnsi="Microsoft Tai Le" w:cs="Microsoft Tai Le"/>
        </w:rPr>
        <w:t>5.</w:t>
      </w:r>
      <w:r w:rsidR="798334BA" w:rsidRPr="798334BA">
        <w:rPr>
          <w:rFonts w:ascii="Microsoft Tai Le" w:eastAsia="Microsoft Tai Le" w:hAnsi="Microsoft Tai Le" w:cs="Microsoft Tai Le"/>
        </w:rPr>
        <w:t>Journal of Chemical Information and Modeling</w:t>
      </w:r>
    </w:p>
    <w:p w14:paraId="30A59864" w14:textId="30498C01" w:rsidR="798334BA" w:rsidRDefault="3E413041" w:rsidP="005A1580">
      <w:pPr>
        <w:pStyle w:val="af"/>
        <w:rPr>
          <w:rFonts w:ascii="Microsoft Tai Le" w:eastAsia="Microsoft Tai Le" w:hAnsi="Microsoft Tai Le" w:cs="Microsoft Tai Le"/>
        </w:rPr>
      </w:pPr>
      <w:r w:rsidRPr="3E413041">
        <w:rPr>
          <w:rFonts w:ascii="Microsoft Tai Le" w:eastAsia="Microsoft Tai Le" w:hAnsi="Microsoft Tai Le" w:cs="Microsoft Tai Le"/>
        </w:rPr>
        <w:t>6.IEEE Transactions on Information Theory</w:t>
      </w:r>
    </w:p>
    <w:p w14:paraId="3312BBC4" w14:textId="510235FE" w:rsidR="25A05F14" w:rsidRDefault="25A05F14" w:rsidP="005A1580">
      <w:pPr>
        <w:pStyle w:val="af"/>
        <w:rPr>
          <w:rFonts w:ascii="Microsoft Tai Le" w:eastAsia="Microsoft Tai Le" w:hAnsi="Microsoft Tai Le" w:cs="Microsoft Tai Le"/>
        </w:rPr>
      </w:pPr>
      <w:r w:rsidRPr="25A05F14">
        <w:rPr>
          <w:rFonts w:ascii="Microsoft Tai Le" w:eastAsia="Microsoft Tai Le" w:hAnsi="Microsoft Tai Le" w:cs="Microsoft Tai Le"/>
        </w:rPr>
        <w:t>7. Multimedia Tools and Applications</w:t>
      </w:r>
    </w:p>
    <w:p w14:paraId="3C1D49BB" w14:textId="705B6317" w:rsidR="798334BA" w:rsidRDefault="73B92F26" w:rsidP="005A1580">
      <w:pPr>
        <w:pStyle w:val="af"/>
        <w:rPr>
          <w:rFonts w:ascii="Microsoft Tai Le" w:eastAsia="Microsoft Tai Le" w:hAnsi="Microsoft Tai Le" w:cs="Microsoft Tai Le"/>
        </w:rPr>
      </w:pPr>
      <w:r w:rsidRPr="73B92F26">
        <w:rPr>
          <w:rFonts w:ascii="Microsoft Tai Le" w:eastAsia="Microsoft Tai Le" w:hAnsi="Microsoft Tai Le" w:cs="Microsoft Tai Le"/>
        </w:rPr>
        <w:t>8.</w:t>
      </w:r>
      <w:r w:rsidR="798334BA" w:rsidRPr="798334BA">
        <w:rPr>
          <w:rFonts w:ascii="Microsoft Tai Le" w:eastAsia="Microsoft Tai Le" w:hAnsi="Microsoft Tai Le" w:cs="Microsoft Tai Le"/>
        </w:rPr>
        <w:t xml:space="preserve">MIS </w:t>
      </w:r>
      <w:r w:rsidR="362D135F" w:rsidRPr="362D135F">
        <w:rPr>
          <w:rFonts w:ascii="Microsoft Tai Le" w:eastAsia="Microsoft Tai Le" w:hAnsi="Microsoft Tai Le" w:cs="Microsoft Tai Le"/>
        </w:rPr>
        <w:t>Quarterly</w:t>
      </w:r>
    </w:p>
    <w:p w14:paraId="15DF125C" w14:textId="5D0EABB6" w:rsidR="798334BA" w:rsidRDefault="73B92F26" w:rsidP="005A1580">
      <w:pPr>
        <w:pStyle w:val="af"/>
        <w:rPr>
          <w:rFonts w:ascii="Microsoft Tai Le" w:eastAsia="Microsoft Tai Le" w:hAnsi="Microsoft Tai Le" w:cs="Microsoft Tai Le"/>
        </w:rPr>
      </w:pPr>
      <w:r w:rsidRPr="73B92F26">
        <w:rPr>
          <w:rFonts w:ascii="Microsoft Tai Le" w:eastAsia="Microsoft Tai Le" w:hAnsi="Microsoft Tai Le" w:cs="Microsoft Tai Le"/>
        </w:rPr>
        <w:t>9.</w:t>
      </w:r>
      <w:r w:rsidR="798334BA" w:rsidRPr="798334BA">
        <w:rPr>
          <w:rFonts w:ascii="Microsoft Tai Le" w:eastAsia="Microsoft Tai Le" w:hAnsi="Microsoft Tai Le" w:cs="Microsoft Tai Le"/>
        </w:rPr>
        <w:t>IEEE Communications Surveys and Tutorials</w:t>
      </w:r>
    </w:p>
    <w:p w14:paraId="0A962BE6" w14:textId="71CFEA54" w:rsidR="23290212" w:rsidRDefault="23290212" w:rsidP="005A1580">
      <w:pPr>
        <w:pStyle w:val="af"/>
        <w:rPr>
          <w:rFonts w:ascii="Microsoft Tai Le" w:eastAsia="Microsoft Tai Le" w:hAnsi="Microsoft Tai Le" w:cs="Microsoft Tai Le"/>
        </w:rPr>
      </w:pPr>
      <w:r w:rsidRPr="23290212">
        <w:rPr>
          <w:rFonts w:ascii="Microsoft Tai Le" w:eastAsia="Microsoft Tai Le" w:hAnsi="Microsoft Tai Le" w:cs="Microsoft Tai Le"/>
        </w:rPr>
        <w:t>10.IEEE Transactions on Knowledge and Data Engineering</w:t>
      </w:r>
    </w:p>
    <w:p w14:paraId="3BE66BC1" w14:textId="06889187" w:rsidR="798334BA" w:rsidRDefault="798334BA" w:rsidP="005A1580">
      <w:pPr>
        <w:pStyle w:val="af"/>
        <w:rPr>
          <w:rFonts w:ascii="Microsoft Tai Le" w:hAnsi="Microsoft Tai Le" w:cs="Microsoft Tai Le"/>
          <w:color w:val="333333"/>
        </w:rPr>
      </w:pPr>
    </w:p>
    <w:p w14:paraId="7CD6CC70" w14:textId="071D983D" w:rsidR="0AC54A9C" w:rsidRDefault="3B97A04D" w:rsidP="005A1580">
      <w:pPr>
        <w:pStyle w:val="af"/>
      </w:pPr>
      <w:r w:rsidRPr="3B97A04D">
        <w:t xml:space="preserve">By </w:t>
      </w:r>
      <w:r w:rsidR="5CD15B00" w:rsidRPr="5CD15B00">
        <w:t>JCI</w:t>
      </w:r>
    </w:p>
    <w:p w14:paraId="264BE881" w14:textId="10786CB5" w:rsidR="617D3B42" w:rsidRDefault="24D83044" w:rsidP="005A1580">
      <w:pPr>
        <w:pStyle w:val="af"/>
        <w:rPr>
          <w:rFonts w:ascii="Microsoft Tai Le" w:eastAsia="Microsoft Tai Le" w:hAnsi="Microsoft Tai Le" w:cs="Microsoft Tai Le"/>
        </w:rPr>
      </w:pPr>
      <w:r w:rsidRPr="24D83044">
        <w:rPr>
          <w:rFonts w:ascii="Microsoft Tai Le" w:eastAsia="Microsoft Tai Le" w:hAnsi="Microsoft Tai Le" w:cs="Microsoft Tai Le"/>
        </w:rPr>
        <w:t>1.</w:t>
      </w:r>
      <w:r w:rsidR="69A62E9B" w:rsidRPr="69A62E9B">
        <w:rPr>
          <w:rFonts w:ascii="Microsoft Tai Le" w:eastAsia="Microsoft Tai Le" w:hAnsi="Microsoft Tai Le" w:cs="Microsoft Tai Le"/>
        </w:rPr>
        <w:t>IEEE Communications Surveys and Tutorials</w:t>
      </w:r>
    </w:p>
    <w:p w14:paraId="6A70DA5D" w14:textId="59B59E20" w:rsidR="617D3B42" w:rsidRDefault="24D83044" w:rsidP="005A1580">
      <w:pPr>
        <w:pStyle w:val="af"/>
        <w:rPr>
          <w:rFonts w:ascii="Microsoft Tai Le" w:eastAsia="Microsoft Tai Le" w:hAnsi="Microsoft Tai Le" w:cs="Microsoft Tai Le"/>
        </w:rPr>
      </w:pPr>
      <w:r w:rsidRPr="24D83044">
        <w:rPr>
          <w:rFonts w:ascii="Microsoft Tai Le" w:eastAsia="Microsoft Tai Le" w:hAnsi="Microsoft Tai Le" w:cs="Microsoft Tai Le"/>
        </w:rPr>
        <w:t>2.</w:t>
      </w:r>
      <w:r w:rsidR="69A62E9B" w:rsidRPr="69A62E9B">
        <w:rPr>
          <w:rFonts w:ascii="Microsoft Tai Le" w:eastAsia="Microsoft Tai Le" w:hAnsi="Microsoft Tai Le" w:cs="Microsoft Tai Le"/>
        </w:rPr>
        <w:t>Applied Computing and Informatics</w:t>
      </w:r>
    </w:p>
    <w:p w14:paraId="1A0C657F" w14:textId="68A0759D" w:rsidR="617D3B42" w:rsidRDefault="3AB881B7" w:rsidP="005A1580">
      <w:pPr>
        <w:pStyle w:val="af"/>
        <w:rPr>
          <w:rFonts w:ascii="Microsoft Tai Le" w:eastAsia="Microsoft Tai Le" w:hAnsi="Microsoft Tai Le" w:cs="Microsoft Tai Le"/>
        </w:rPr>
      </w:pPr>
      <w:r w:rsidRPr="3AB881B7">
        <w:rPr>
          <w:rFonts w:ascii="Microsoft Tai Le" w:eastAsia="Microsoft Tai Le" w:hAnsi="Microsoft Tai Le" w:cs="Microsoft Tai Le"/>
        </w:rPr>
        <w:t>3.</w:t>
      </w:r>
      <w:r w:rsidR="69A62E9B" w:rsidRPr="69A62E9B">
        <w:rPr>
          <w:rFonts w:ascii="Microsoft Tai Le" w:eastAsia="Microsoft Tai Le" w:hAnsi="Microsoft Tai Le" w:cs="Microsoft Tai Le"/>
        </w:rPr>
        <w:t>Foundations and Trends in Information Retrieval</w:t>
      </w:r>
    </w:p>
    <w:p w14:paraId="3E570DA6" w14:textId="441EEE17" w:rsidR="617D3B42" w:rsidRDefault="3AB881B7" w:rsidP="005A1580">
      <w:pPr>
        <w:pStyle w:val="af"/>
        <w:rPr>
          <w:rFonts w:ascii="Microsoft Tai Le" w:eastAsia="Microsoft Tai Le" w:hAnsi="Microsoft Tai Le" w:cs="Microsoft Tai Le"/>
        </w:rPr>
      </w:pPr>
      <w:r w:rsidRPr="3AB881B7">
        <w:rPr>
          <w:rFonts w:ascii="Microsoft Tai Le" w:eastAsia="Microsoft Tai Le" w:hAnsi="Microsoft Tai Le" w:cs="Microsoft Tai Le"/>
        </w:rPr>
        <w:t>4.</w:t>
      </w:r>
      <w:r w:rsidR="69A62E9B" w:rsidRPr="69A62E9B">
        <w:rPr>
          <w:rFonts w:ascii="Microsoft Tai Le" w:eastAsia="Microsoft Tai Le" w:hAnsi="Microsoft Tai Le" w:cs="Microsoft Tai Le"/>
        </w:rPr>
        <w:t>IEEE Transactions on Services Computing</w:t>
      </w:r>
    </w:p>
    <w:p w14:paraId="55C05250" w14:textId="5CBB5DBC" w:rsidR="617D3B42" w:rsidRDefault="3AB881B7" w:rsidP="005A1580">
      <w:pPr>
        <w:pStyle w:val="af"/>
        <w:rPr>
          <w:rFonts w:ascii="Microsoft Tai Le" w:eastAsia="Microsoft Tai Le" w:hAnsi="Microsoft Tai Le" w:cs="Microsoft Tai Le"/>
        </w:rPr>
      </w:pPr>
      <w:r w:rsidRPr="3AB881B7">
        <w:rPr>
          <w:rFonts w:ascii="Microsoft Tai Le" w:eastAsia="Microsoft Tai Le" w:hAnsi="Microsoft Tai Le" w:cs="Microsoft Tai Le"/>
        </w:rPr>
        <w:t>5.</w:t>
      </w:r>
      <w:r w:rsidR="69A62E9B" w:rsidRPr="69A62E9B">
        <w:rPr>
          <w:rFonts w:ascii="Microsoft Tai Le" w:eastAsia="Microsoft Tai Le" w:hAnsi="Microsoft Tai Le" w:cs="Microsoft Tai Le"/>
        </w:rPr>
        <w:t>IEEE Wireless Communications</w:t>
      </w:r>
    </w:p>
    <w:p w14:paraId="32CF00A4" w14:textId="2FB816B5" w:rsidR="617D3B42" w:rsidRDefault="6248052F" w:rsidP="005A1580">
      <w:pPr>
        <w:pStyle w:val="af"/>
        <w:rPr>
          <w:rFonts w:ascii="Microsoft Tai Le" w:eastAsia="Microsoft Tai Le" w:hAnsi="Microsoft Tai Le" w:cs="Microsoft Tai Le"/>
        </w:rPr>
      </w:pPr>
      <w:r w:rsidRPr="6248052F">
        <w:rPr>
          <w:rFonts w:ascii="Microsoft Tai Le" w:eastAsia="Microsoft Tai Le" w:hAnsi="Microsoft Tai Le" w:cs="Microsoft Tai Le"/>
        </w:rPr>
        <w:t>6.</w:t>
      </w:r>
      <w:r w:rsidR="69A62E9B" w:rsidRPr="69A62E9B">
        <w:rPr>
          <w:rFonts w:ascii="Microsoft Tai Le" w:eastAsia="Microsoft Tai Le" w:hAnsi="Microsoft Tai Le" w:cs="Microsoft Tai Le"/>
        </w:rPr>
        <w:t>IEEE Transactions on Knowledge and Data Engineering</w:t>
      </w:r>
    </w:p>
    <w:p w14:paraId="24A9C436" w14:textId="088BBB9B" w:rsidR="617D3B42" w:rsidRDefault="6248052F" w:rsidP="005A1580">
      <w:pPr>
        <w:pStyle w:val="af"/>
        <w:rPr>
          <w:rFonts w:ascii="Microsoft Tai Le" w:eastAsia="Microsoft Tai Le" w:hAnsi="Microsoft Tai Le" w:cs="Microsoft Tai Le"/>
        </w:rPr>
      </w:pPr>
      <w:r w:rsidRPr="6248052F">
        <w:rPr>
          <w:rFonts w:ascii="Microsoft Tai Le" w:eastAsia="Microsoft Tai Le" w:hAnsi="Microsoft Tai Le" w:cs="Microsoft Tai Le"/>
        </w:rPr>
        <w:t>7.</w:t>
      </w:r>
      <w:r w:rsidR="69A62E9B" w:rsidRPr="69A62E9B">
        <w:rPr>
          <w:rFonts w:ascii="Microsoft Tai Le" w:eastAsia="Microsoft Tai Le" w:hAnsi="Microsoft Tai Le" w:cs="Microsoft Tai Le"/>
        </w:rPr>
        <w:t>Information &amp; Management</w:t>
      </w:r>
    </w:p>
    <w:p w14:paraId="666732B7" w14:textId="153F2FAF" w:rsidR="617D3B42" w:rsidRDefault="39726C08" w:rsidP="005A1580">
      <w:pPr>
        <w:pStyle w:val="af"/>
        <w:rPr>
          <w:rFonts w:ascii="Microsoft Tai Le" w:eastAsia="Microsoft Tai Le" w:hAnsi="Microsoft Tai Le" w:cs="Microsoft Tai Le"/>
        </w:rPr>
      </w:pPr>
      <w:r w:rsidRPr="39726C08">
        <w:rPr>
          <w:rFonts w:ascii="Microsoft Tai Le" w:eastAsia="Microsoft Tai Le" w:hAnsi="Microsoft Tai Le" w:cs="Microsoft Tai Le"/>
        </w:rPr>
        <w:t>8.IEEE</w:t>
      </w:r>
      <w:r w:rsidR="69A62E9B" w:rsidRPr="69A62E9B">
        <w:rPr>
          <w:rFonts w:ascii="Microsoft Tai Le" w:eastAsia="Microsoft Tai Le" w:hAnsi="Microsoft Tai Le" w:cs="Microsoft Tai Le"/>
        </w:rPr>
        <w:t xml:space="preserve"> Transactions on Dependable and Secure Computing</w:t>
      </w:r>
    </w:p>
    <w:p w14:paraId="3DF1DBD6" w14:textId="24E5A033" w:rsidR="617D3B42" w:rsidRDefault="39726C08" w:rsidP="005A1580">
      <w:pPr>
        <w:pStyle w:val="af"/>
        <w:rPr>
          <w:rFonts w:ascii="Microsoft Tai Le" w:eastAsia="Microsoft Tai Le" w:hAnsi="Microsoft Tai Le" w:cs="Microsoft Tai Le"/>
        </w:rPr>
      </w:pPr>
      <w:r w:rsidRPr="39726C08">
        <w:rPr>
          <w:rFonts w:ascii="Microsoft Tai Le" w:eastAsia="Microsoft Tai Le" w:hAnsi="Microsoft Tai Le" w:cs="Microsoft Tai Le"/>
        </w:rPr>
        <w:t>9.</w:t>
      </w:r>
      <w:r w:rsidR="69A62E9B" w:rsidRPr="69A62E9B">
        <w:rPr>
          <w:rFonts w:ascii="Microsoft Tai Le" w:eastAsia="Microsoft Tai Le" w:hAnsi="Microsoft Tai Le" w:cs="Microsoft Tai Le"/>
        </w:rPr>
        <w:t>IEEE Transactions on Multimedia</w:t>
      </w:r>
    </w:p>
    <w:p w14:paraId="4AD68908" w14:textId="3E44D817" w:rsidR="617D3B42" w:rsidRDefault="39726C08" w:rsidP="005A1580">
      <w:pPr>
        <w:pStyle w:val="af"/>
        <w:rPr>
          <w:rFonts w:ascii="Microsoft Tai Le" w:eastAsia="Microsoft Tai Le" w:hAnsi="Microsoft Tai Le" w:cs="Microsoft Tai Le"/>
        </w:rPr>
      </w:pPr>
      <w:r w:rsidRPr="39726C08">
        <w:rPr>
          <w:rFonts w:ascii="Microsoft Tai Le" w:eastAsia="Microsoft Tai Le" w:hAnsi="Microsoft Tai Le" w:cs="Microsoft Tai Le"/>
        </w:rPr>
        <w:t>10.</w:t>
      </w:r>
      <w:r w:rsidR="69A62E9B" w:rsidRPr="69A62E9B">
        <w:rPr>
          <w:rFonts w:ascii="Microsoft Tai Le" w:eastAsia="Microsoft Tai Le" w:hAnsi="Microsoft Tai Le" w:cs="Microsoft Tai Le"/>
        </w:rPr>
        <w:t>IEEE Internet of Things Journal</w:t>
      </w:r>
    </w:p>
    <w:p w14:paraId="70A383A8" w14:textId="619DA5E6" w:rsidR="617D3B42" w:rsidRDefault="617D3B42" w:rsidP="005A1580">
      <w:pPr>
        <w:pStyle w:val="af"/>
        <w:rPr>
          <w:rFonts w:ascii="Microsoft Tai Le" w:hAnsi="Microsoft Tai Le" w:cs="Microsoft Tai Le"/>
          <w:color w:val="333333"/>
        </w:rPr>
      </w:pPr>
    </w:p>
    <w:p w14:paraId="42AE4A71" w14:textId="26860A96" w:rsidR="0AC54A9C" w:rsidRDefault="573A8B27" w:rsidP="005A1580">
      <w:pPr>
        <w:pStyle w:val="af"/>
        <w:rPr>
          <w:rFonts w:ascii="Microsoft Tai Le" w:eastAsia="Microsoft Tai Le" w:hAnsi="Microsoft Tai Le" w:cs="Microsoft Tai Le"/>
        </w:rPr>
      </w:pPr>
      <w:r w:rsidRPr="573A8B27">
        <w:rPr>
          <w:rFonts w:ascii="Source Sans Pro" w:eastAsia="Source Sans Pro" w:hAnsi="Source Sans Pro" w:cs="Source Sans Pro"/>
          <w:b/>
          <w:bCs/>
        </w:rPr>
        <w:t xml:space="preserve">By </w:t>
      </w:r>
      <w:r w:rsidR="2D0DAD9B" w:rsidRPr="5A5788C0">
        <w:rPr>
          <w:rFonts w:ascii="Source Sans Pro" w:eastAsia="Source Sans Pro" w:hAnsi="Source Sans Pro" w:cs="Source Sans Pro"/>
          <w:b/>
        </w:rPr>
        <w:t>Total Citations</w:t>
      </w:r>
    </w:p>
    <w:p w14:paraId="674B4BAE" w14:textId="01E2F466" w:rsidR="3D5BCC6B" w:rsidRDefault="3D5BCC6B" w:rsidP="005A1580">
      <w:pPr>
        <w:pStyle w:val="af"/>
        <w:rPr>
          <w:rFonts w:ascii="Microsoft Tai Le" w:eastAsia="Microsoft Tai Le" w:hAnsi="Microsoft Tai Le" w:cs="Microsoft Tai Le"/>
        </w:rPr>
      </w:pPr>
      <w:r w:rsidRPr="3D5BCC6B">
        <w:rPr>
          <w:rFonts w:ascii="Microsoft Tai Le" w:eastAsia="Microsoft Tai Le" w:hAnsi="Microsoft Tai Le" w:cs="Microsoft Tai Le"/>
        </w:rPr>
        <w:t>1. IEEE Access</w:t>
      </w:r>
    </w:p>
    <w:p w14:paraId="3503D4F8" w14:textId="4DF96C0B" w:rsidR="15D7237D" w:rsidRPr="00804C96" w:rsidRDefault="7172A1D1" w:rsidP="005A1580">
      <w:pPr>
        <w:pStyle w:val="af"/>
        <w:rPr>
          <w:rFonts w:ascii="Microsoft Tai Le" w:eastAsia="Microsoft Tai Le" w:hAnsi="Microsoft Tai Le" w:cs="Microsoft Tai Le"/>
        </w:rPr>
      </w:pPr>
      <w:r w:rsidRPr="7172A1D1">
        <w:rPr>
          <w:rFonts w:ascii="Microsoft Tai Le" w:eastAsia="Microsoft Tai Le" w:hAnsi="Microsoft Tai Le" w:cs="Microsoft Tai Le"/>
        </w:rPr>
        <w:t>2.</w:t>
      </w:r>
      <w:r w:rsidR="51B8E894" w:rsidRPr="51B8E894">
        <w:rPr>
          <w:rFonts w:ascii="Microsoft Tai Le" w:eastAsia="Microsoft Tai Le" w:hAnsi="Microsoft Tai Le" w:cs="Microsoft Tai Le"/>
        </w:rPr>
        <w:t>information sciences</w:t>
      </w:r>
    </w:p>
    <w:p w14:paraId="362599FA" w14:textId="48DDA444" w:rsidR="7172A1D1" w:rsidRDefault="7172A1D1" w:rsidP="005A1580">
      <w:pPr>
        <w:pStyle w:val="af"/>
        <w:rPr>
          <w:rFonts w:ascii="Microsoft Tai Le" w:eastAsia="Microsoft Tai Le" w:hAnsi="Microsoft Tai Le" w:cs="Microsoft Tai Le"/>
        </w:rPr>
      </w:pPr>
      <w:r w:rsidRPr="7172A1D1">
        <w:rPr>
          <w:rFonts w:ascii="Microsoft Tai Le" w:eastAsia="Microsoft Tai Le" w:hAnsi="Microsoft Tai Le" w:cs="Microsoft Tai Le"/>
        </w:rPr>
        <w:t>3. IEEE Internet of Things Journal</w:t>
      </w:r>
    </w:p>
    <w:p w14:paraId="4A9FF211" w14:textId="05121B80" w:rsidR="7172A1D1" w:rsidRDefault="7172A1D1" w:rsidP="005A1580">
      <w:pPr>
        <w:pStyle w:val="af"/>
        <w:rPr>
          <w:rFonts w:ascii="Microsoft Tai Le" w:eastAsia="Microsoft Tai Le" w:hAnsi="Microsoft Tai Le" w:cs="Microsoft Tai Le"/>
        </w:rPr>
      </w:pPr>
      <w:r w:rsidRPr="7172A1D1">
        <w:rPr>
          <w:rFonts w:ascii="Microsoft Tai Le" w:eastAsia="Microsoft Tai Le" w:hAnsi="Microsoft Tai Le" w:cs="Microsoft Tai Le"/>
        </w:rPr>
        <w:t>4. Electronics</w:t>
      </w:r>
    </w:p>
    <w:p w14:paraId="188B71C5" w14:textId="03F1F6B4" w:rsidR="7172A1D1" w:rsidRDefault="1A0D2129" w:rsidP="005A1580">
      <w:pPr>
        <w:pStyle w:val="af"/>
        <w:rPr>
          <w:rFonts w:ascii="Microsoft Tai Le" w:eastAsia="Microsoft Tai Le" w:hAnsi="Microsoft Tai Le" w:cs="Microsoft Tai Le"/>
        </w:rPr>
      </w:pPr>
      <w:r w:rsidRPr="1A0D2129">
        <w:rPr>
          <w:rFonts w:ascii="Microsoft Tai Le" w:eastAsia="Microsoft Tai Le" w:hAnsi="Microsoft Tai Le" w:cs="Microsoft Tai Le"/>
        </w:rPr>
        <w:t>5. Journal of Chemical Information and Modeling</w:t>
      </w:r>
    </w:p>
    <w:p w14:paraId="6C01F8CF" w14:textId="63481311" w:rsidR="2699320A" w:rsidRDefault="2699320A" w:rsidP="005A1580">
      <w:pPr>
        <w:pStyle w:val="af"/>
        <w:rPr>
          <w:rFonts w:ascii="Microsoft Tai Le" w:eastAsia="Microsoft Tai Le" w:hAnsi="Microsoft Tai Le" w:cs="Microsoft Tai Le"/>
        </w:rPr>
      </w:pPr>
      <w:r w:rsidRPr="2699320A">
        <w:rPr>
          <w:rFonts w:ascii="Microsoft Tai Le" w:eastAsia="Microsoft Tai Le" w:hAnsi="Microsoft Tai Le" w:cs="Microsoft Tai Le"/>
        </w:rPr>
        <w:t xml:space="preserve">6. IEEE </w:t>
      </w:r>
      <w:r w:rsidR="3ABDC9B2" w:rsidRPr="3ABDC9B2">
        <w:rPr>
          <w:rFonts w:ascii="Microsoft Tai Le" w:eastAsia="Microsoft Tai Le" w:hAnsi="Microsoft Tai Le" w:cs="Microsoft Tai Le"/>
        </w:rPr>
        <w:t>Transactions</w:t>
      </w:r>
      <w:r w:rsidRPr="2699320A">
        <w:rPr>
          <w:rFonts w:ascii="Microsoft Tai Le" w:eastAsia="Microsoft Tai Le" w:hAnsi="Microsoft Tai Le" w:cs="Microsoft Tai Le"/>
        </w:rPr>
        <w:t xml:space="preserve"> on Information Theory</w:t>
      </w:r>
    </w:p>
    <w:p w14:paraId="36EA0018" w14:textId="2FBE9D55" w:rsidR="6B2A830D" w:rsidRDefault="6B2A830D" w:rsidP="005A1580">
      <w:pPr>
        <w:pStyle w:val="af"/>
        <w:rPr>
          <w:rFonts w:ascii="Microsoft Tai Le" w:eastAsia="Microsoft Tai Le" w:hAnsi="Microsoft Tai Le" w:cs="Microsoft Tai Le"/>
        </w:rPr>
      </w:pPr>
      <w:r w:rsidRPr="6B2A830D">
        <w:rPr>
          <w:rFonts w:ascii="Microsoft Tai Le" w:eastAsia="Microsoft Tai Le" w:hAnsi="Microsoft Tai Le" w:cs="Microsoft Tai Le"/>
        </w:rPr>
        <w:t>7. Multimedia Tools and Applications</w:t>
      </w:r>
    </w:p>
    <w:p w14:paraId="07E5063A" w14:textId="5830A9CB" w:rsidR="7172A1D1" w:rsidRDefault="201631B7" w:rsidP="005A1580">
      <w:pPr>
        <w:pStyle w:val="af"/>
        <w:rPr>
          <w:rFonts w:ascii="Microsoft Tai Le" w:eastAsia="Microsoft Tai Le" w:hAnsi="Microsoft Tai Le" w:cs="Microsoft Tai Le"/>
        </w:rPr>
      </w:pPr>
      <w:r w:rsidRPr="201631B7">
        <w:rPr>
          <w:rFonts w:ascii="Microsoft Tai Le" w:eastAsia="Microsoft Tai Le" w:hAnsi="Microsoft Tai Le" w:cs="Microsoft Tai Le"/>
        </w:rPr>
        <w:t>8. MIS Quarterly</w:t>
      </w:r>
    </w:p>
    <w:p w14:paraId="0127AE95" w14:textId="4C77F67B" w:rsidR="7172A1D1" w:rsidRDefault="6F5326D8" w:rsidP="005A1580">
      <w:pPr>
        <w:pStyle w:val="af"/>
        <w:rPr>
          <w:rFonts w:ascii="Microsoft Tai Le" w:eastAsia="Microsoft Tai Le" w:hAnsi="Microsoft Tai Le" w:cs="Microsoft Tai Le"/>
        </w:rPr>
      </w:pPr>
      <w:r w:rsidRPr="6F5326D8">
        <w:rPr>
          <w:rFonts w:ascii="Microsoft Tai Le" w:eastAsia="Microsoft Tai Le" w:hAnsi="Microsoft Tai Le" w:cs="Microsoft Tai Le"/>
        </w:rPr>
        <w:t>9. IEEE Communications Surveys and Tutorials</w:t>
      </w:r>
    </w:p>
    <w:p w14:paraId="7A44FB8C" w14:textId="513C6F10" w:rsidR="7172A1D1" w:rsidRDefault="0FA218F4" w:rsidP="005A1580">
      <w:pPr>
        <w:pStyle w:val="af"/>
        <w:rPr>
          <w:rFonts w:ascii="Microsoft Tai Le" w:eastAsia="Microsoft Tai Le" w:hAnsi="Microsoft Tai Le" w:cs="Microsoft Tai Le"/>
        </w:rPr>
      </w:pPr>
      <w:r w:rsidRPr="0FA218F4">
        <w:rPr>
          <w:rFonts w:ascii="Microsoft Tai Le" w:eastAsia="Microsoft Tai Le" w:hAnsi="Microsoft Tai Le" w:cs="Microsoft Tai Le"/>
        </w:rPr>
        <w:t>10. IEEE Transactions on Knowledge and Data Engineering</w:t>
      </w:r>
    </w:p>
    <w:p w14:paraId="0DFA3C0B" w14:textId="048454A4" w:rsidR="3575A247" w:rsidRDefault="3575A247" w:rsidP="3575A247">
      <w:pPr>
        <w:spacing w:after="0"/>
        <w:rPr>
          <w:rFonts w:ascii="Microsoft Tai Le" w:eastAsia="DengXian" w:hAnsi="Microsoft Tai Le" w:cs="Microsoft Tai Le"/>
          <w:color w:val="333333"/>
          <w:sz w:val="36"/>
          <w:szCs w:val="36"/>
        </w:rPr>
      </w:pPr>
    </w:p>
    <w:p w14:paraId="1EFB824D" w14:textId="3464671E" w:rsidR="3575A247" w:rsidRPr="00A87D9B" w:rsidRDefault="3575A247" w:rsidP="3575A247">
      <w:pPr>
        <w:spacing w:after="0"/>
        <w:rPr>
          <w:rFonts w:ascii="Microsoft Tai Le" w:eastAsia="新細明體" w:hAnsi="Microsoft Tai Le" w:cs="Microsoft Tai Le"/>
          <w:color w:val="333333"/>
          <w:sz w:val="36"/>
          <w:szCs w:val="36"/>
          <w:lang w:eastAsia="zh-TW"/>
        </w:rPr>
      </w:pPr>
    </w:p>
    <w:p w14:paraId="4044706E" w14:textId="04724EBF" w:rsidR="18394E91" w:rsidRPr="00804C96" w:rsidRDefault="6F55BAE6" w:rsidP="00262E32">
      <w:pPr>
        <w:pStyle w:val="1"/>
        <w:numPr>
          <w:ilvl w:val="0"/>
          <w:numId w:val="57"/>
        </w:numPr>
        <w:rPr>
          <w:rFonts w:ascii="Microsoft Tai Le" w:eastAsia="Microsoft Tai Le" w:hAnsi="Microsoft Tai Le" w:cs="Microsoft Tai Le"/>
          <w:sz w:val="52"/>
          <w:szCs w:val="52"/>
        </w:rPr>
      </w:pPr>
      <w:r w:rsidRPr="7FB662F5">
        <w:rPr>
          <w:sz w:val="52"/>
          <w:szCs w:val="52"/>
        </w:rPr>
        <w:lastRenderedPageBreak/>
        <w:t>Introduction</w:t>
      </w:r>
      <w:r w:rsidR="6CF834F6" w:rsidRPr="6CF834F6">
        <w:rPr>
          <w:sz w:val="52"/>
          <w:szCs w:val="52"/>
        </w:rPr>
        <w:t xml:space="preserve"> </w:t>
      </w:r>
    </w:p>
    <w:p w14:paraId="24C8FA7C" w14:textId="7F6C2E0E" w:rsidR="55BCD2F4" w:rsidRDefault="2A6E9A0F" w:rsidP="00B770A0">
      <w:pPr>
        <w:pStyle w:val="ab"/>
        <w:numPr>
          <w:ilvl w:val="0"/>
          <w:numId w:val="63"/>
        </w:numPr>
        <w:rPr>
          <w:sz w:val="36"/>
          <w:szCs w:val="36"/>
        </w:rPr>
      </w:pPr>
      <w:r w:rsidRPr="6344CA7A">
        <w:rPr>
          <w:sz w:val="36"/>
          <w:szCs w:val="36"/>
        </w:rPr>
        <w:t>Chinese Journal of Computers</w:t>
      </w:r>
      <w:r w:rsidR="3B97A04D" w:rsidRPr="6344CA7A">
        <w:rPr>
          <w:sz w:val="36"/>
          <w:szCs w:val="36"/>
        </w:rPr>
        <w:t>《</w:t>
      </w:r>
      <w:r w:rsidR="39726C08" w:rsidRPr="6344CA7A">
        <w:rPr>
          <w:sz w:val="36"/>
          <w:szCs w:val="36"/>
        </w:rPr>
        <w:t>计算机学报</w:t>
      </w:r>
      <w:r w:rsidR="3B97A04D" w:rsidRPr="6344CA7A">
        <w:rPr>
          <w:sz w:val="36"/>
          <w:szCs w:val="36"/>
        </w:rPr>
        <w:t>》</w:t>
      </w:r>
    </w:p>
    <w:p w14:paraId="651B1A91" w14:textId="742FC5EB" w:rsidR="06E3E660" w:rsidRPr="00B770A0" w:rsidRDefault="00B770A0" w:rsidP="06E3E660">
      <w:pPr>
        <w:rPr>
          <w:rFonts w:eastAsia="新細明體"/>
          <w:lang w:eastAsia="zh-TW"/>
        </w:rPr>
      </w:pPr>
      <w:r>
        <w:rPr>
          <w:noProof/>
        </w:rPr>
        <w:drawing>
          <wp:anchor distT="0" distB="0" distL="114300" distR="114300" simplePos="0" relativeHeight="251659274" behindDoc="1" locked="0" layoutInCell="1" allowOverlap="1" wp14:anchorId="758ACF63" wp14:editId="29023039">
            <wp:simplePos x="0" y="0"/>
            <wp:positionH relativeFrom="column">
              <wp:posOffset>2568575</wp:posOffset>
            </wp:positionH>
            <wp:positionV relativeFrom="paragraph">
              <wp:posOffset>23495</wp:posOffset>
            </wp:positionV>
            <wp:extent cx="2597785" cy="3538220"/>
            <wp:effectExtent l="0" t="0" r="0" b="5080"/>
            <wp:wrapTight wrapText="bothSides">
              <wp:wrapPolygon edited="0">
                <wp:start x="0" y="0"/>
                <wp:lineTo x="0" y="21515"/>
                <wp:lineTo x="21384" y="21515"/>
                <wp:lineTo x="21384" y="0"/>
                <wp:lineTo x="0" y="0"/>
              </wp:wrapPolygon>
            </wp:wrapTight>
            <wp:docPr id="1002333601" name="Picture 100233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597785" cy="3538220"/>
                    </a:xfrm>
                    <a:prstGeom prst="rect">
                      <a:avLst/>
                    </a:prstGeom>
                  </pic:spPr>
                </pic:pic>
              </a:graphicData>
            </a:graphic>
            <wp14:sizeRelH relativeFrom="margin">
              <wp14:pctWidth>0</wp14:pctWidth>
            </wp14:sizeRelH>
            <wp14:sizeRelV relativeFrom="margin">
              <wp14:pctHeight>0</wp14:pctHeight>
            </wp14:sizeRelV>
          </wp:anchor>
        </w:drawing>
      </w:r>
    </w:p>
    <w:p w14:paraId="26A084C0" w14:textId="7F2B3EF9" w:rsidR="3575A247" w:rsidRPr="00B770A0" w:rsidRDefault="2D22F99A" w:rsidP="00B770A0">
      <w:pPr>
        <w:pStyle w:val="ab"/>
        <w:numPr>
          <w:ilvl w:val="0"/>
          <w:numId w:val="69"/>
        </w:numPr>
      </w:pPr>
      <w:r w:rsidRPr="00B770A0">
        <w:t>Impact Factor</w:t>
      </w:r>
    </w:p>
    <w:p w14:paraId="5C5F7DB9" w14:textId="7DF8DE4A" w:rsidR="3575A247" w:rsidRDefault="1DE5FFB6" w:rsidP="00B770A0">
      <w:r w:rsidRPr="1DE5FFB6">
        <w:t xml:space="preserve">Composite </w:t>
      </w:r>
      <w:r w:rsidR="3575A247" w:rsidRPr="3575A247">
        <w:t xml:space="preserve">Impact Factor: </w:t>
      </w:r>
      <w:r w:rsidRPr="1DE5FFB6">
        <w:t>5.787</w:t>
      </w:r>
    </w:p>
    <w:p w14:paraId="295DDF12" w14:textId="37F1D988" w:rsidR="1DE5FFB6" w:rsidRDefault="1DE5FFB6" w:rsidP="00B770A0">
      <w:r w:rsidRPr="1DE5FFB6">
        <w:t>Combined Impact Factor: 3.199</w:t>
      </w:r>
      <w:r w:rsidR="06E3E660" w:rsidRPr="06E3E660">
        <w:t xml:space="preserve">  </w:t>
      </w:r>
    </w:p>
    <w:p w14:paraId="3DD457C2" w14:textId="3B07AFFD" w:rsidR="0DE6D543" w:rsidRPr="00B770A0" w:rsidRDefault="06E3E660" w:rsidP="00B770A0">
      <w:pPr>
        <w:rPr>
          <w:rFonts w:eastAsia="新細明體"/>
          <w:lang w:eastAsia="zh-TW"/>
        </w:rPr>
      </w:pPr>
      <w:r w:rsidRPr="06E3E660">
        <w:t xml:space="preserve">(2023)                                          </w:t>
      </w:r>
    </w:p>
    <w:p w14:paraId="509B369E" w14:textId="68DAD86D" w:rsidR="0DE6D543" w:rsidRPr="00B770A0" w:rsidRDefault="0DE6D543" w:rsidP="00B770A0">
      <w:pPr>
        <w:pStyle w:val="ab"/>
        <w:numPr>
          <w:ilvl w:val="0"/>
          <w:numId w:val="69"/>
        </w:numPr>
      </w:pPr>
      <w:r w:rsidRPr="00B770A0">
        <w:t>Publish information</w:t>
      </w:r>
    </w:p>
    <w:p w14:paraId="5D4119EC" w14:textId="1C7D6C8E" w:rsidR="0DE6D543" w:rsidRPr="00B770A0" w:rsidRDefault="3575A247" w:rsidP="00B770A0">
      <w:pPr>
        <w:rPr>
          <w:rFonts w:eastAsia="新細明體"/>
          <w:lang w:eastAsia="zh-TW"/>
        </w:rPr>
      </w:pPr>
      <w:r w:rsidRPr="00B770A0">
        <w:t xml:space="preserve">First issue:1978 </w:t>
      </w:r>
    </w:p>
    <w:p w14:paraId="6F5AE60C" w14:textId="12BA344B" w:rsidR="0DE6D543" w:rsidRPr="00B770A0" w:rsidRDefault="3575A247" w:rsidP="00B770A0">
      <w:pPr>
        <w:rPr>
          <w:rFonts w:ascii="DengXian" w:eastAsia="新細明體" w:hAnsi="DengXian" w:cs="DengXian"/>
          <w:color w:val="000000" w:themeColor="text1"/>
          <w:lang w:eastAsia="zh-TW"/>
        </w:rPr>
      </w:pPr>
      <w:r w:rsidRPr="3575A247">
        <w:rPr>
          <w:rFonts w:ascii="DengXian" w:eastAsia="DengXian" w:hAnsi="DengXian" w:cs="DengXian"/>
          <w:color w:val="000000" w:themeColor="text1"/>
        </w:rPr>
        <w:t>publisher:</w:t>
      </w:r>
      <w:r w:rsidR="4E7E344A" w:rsidRPr="4E7E344A">
        <w:rPr>
          <w:rFonts w:ascii="DengXian" w:eastAsia="DengXian" w:hAnsi="DengXian" w:cs="DengXian"/>
          <w:color w:val="000000" w:themeColor="text1"/>
        </w:rPr>
        <w:t xml:space="preserve"> </w:t>
      </w:r>
      <w:r w:rsidRPr="3575A247">
        <w:rPr>
          <w:rFonts w:ascii="DengXian" w:eastAsia="DengXian" w:hAnsi="DengXian" w:cs="DengXian"/>
          <w:color w:val="000000" w:themeColor="text1"/>
        </w:rPr>
        <w:t>science press</w:t>
      </w:r>
    </w:p>
    <w:p w14:paraId="77BA2262" w14:textId="7A4BE325" w:rsidR="0DE6D543" w:rsidRPr="00B770A0" w:rsidRDefault="2A6E9A0F" w:rsidP="00B770A0">
      <w:pPr>
        <w:rPr>
          <w:rFonts w:ascii="DengXian" w:eastAsia="新細明體" w:hAnsi="DengXian" w:cs="DengXian"/>
          <w:color w:val="000000" w:themeColor="text1"/>
          <w:lang w:eastAsia="zh-TW"/>
        </w:rPr>
      </w:pPr>
      <w:r w:rsidRPr="2A6E9A0F">
        <w:rPr>
          <w:rFonts w:ascii="DengXian" w:eastAsia="DengXian" w:hAnsi="DengXian" w:cs="DengXian"/>
          <w:color w:val="000000" w:themeColor="text1"/>
        </w:rPr>
        <w:t>It's a monthly journal (from 1987)</w:t>
      </w:r>
    </w:p>
    <w:p w14:paraId="52FB5267" w14:textId="4C560CFC" w:rsidR="0DE6D543" w:rsidRPr="00B770A0" w:rsidRDefault="0DE6D543" w:rsidP="00B770A0">
      <w:pPr>
        <w:rPr>
          <w:rFonts w:eastAsia="新細明體"/>
          <w:lang w:eastAsia="zh-TW"/>
        </w:rPr>
      </w:pPr>
      <w:r w:rsidRPr="0DE6D543">
        <w:rPr>
          <w:rFonts w:ascii="DengXian" w:eastAsia="DengXian" w:hAnsi="DengXian" w:cs="DengXian"/>
          <w:color w:val="000000" w:themeColor="text1"/>
        </w:rPr>
        <w:t xml:space="preserve">Editor-in-Chief: Sun </w:t>
      </w:r>
      <w:proofErr w:type="spellStart"/>
      <w:r w:rsidRPr="0DE6D543">
        <w:rPr>
          <w:rFonts w:ascii="DengXian" w:eastAsia="DengXian" w:hAnsi="DengXian" w:cs="DengXian"/>
          <w:color w:val="000000" w:themeColor="text1"/>
        </w:rPr>
        <w:t>Ninghui</w:t>
      </w:r>
      <w:proofErr w:type="spellEnd"/>
    </w:p>
    <w:p w14:paraId="06088912" w14:textId="7A8E8E8F" w:rsidR="0DE6D543" w:rsidRPr="00B770A0" w:rsidRDefault="0DE6D543" w:rsidP="00B770A0">
      <w:pPr>
        <w:pStyle w:val="ab"/>
        <w:numPr>
          <w:ilvl w:val="0"/>
          <w:numId w:val="69"/>
        </w:numPr>
      </w:pPr>
      <w:r w:rsidRPr="00B770A0">
        <w:t>Journal Content</w:t>
      </w:r>
    </w:p>
    <w:p w14:paraId="233A81C3" w14:textId="77777777" w:rsidR="00B770A0" w:rsidRDefault="3575A247" w:rsidP="00B770A0">
      <w:pPr>
        <w:rPr>
          <w:rFonts w:eastAsia="新細明體"/>
          <w:lang w:eastAsia="zh-TW"/>
        </w:rPr>
      </w:pPr>
      <w:r w:rsidRPr="3575A247">
        <w:t>Purpose</w:t>
      </w:r>
    </w:p>
    <w:p w14:paraId="193C80E5" w14:textId="1690D5AE" w:rsidR="0DE6D543" w:rsidRPr="00B770A0" w:rsidRDefault="3575A247" w:rsidP="00B770A0">
      <w:pPr>
        <w:ind w:firstLine="420"/>
        <w:rPr>
          <w:rFonts w:eastAsia="新細明體"/>
          <w:lang w:eastAsia="zh-TW"/>
        </w:rPr>
      </w:pPr>
      <w:r w:rsidRPr="3575A247">
        <w:t>Report on the highest level of scientific research achievements in the field of computer science and technology in China</w:t>
      </w:r>
    </w:p>
    <w:p w14:paraId="648E043B" w14:textId="77777777" w:rsidR="00B770A0" w:rsidRDefault="00B770A0" w:rsidP="00B770A0">
      <w:pPr>
        <w:rPr>
          <w:rFonts w:eastAsia="新細明體"/>
          <w:lang w:eastAsia="zh-TW"/>
        </w:rPr>
      </w:pPr>
      <w:r>
        <w:rPr>
          <w:rFonts w:eastAsia="新細明體" w:hint="eastAsia"/>
          <w:lang w:eastAsia="zh-TW"/>
        </w:rPr>
        <w:t>M</w:t>
      </w:r>
      <w:r w:rsidR="3575A247" w:rsidRPr="3575A247">
        <w:t>ain columns</w:t>
      </w:r>
    </w:p>
    <w:p w14:paraId="4D6F7456" w14:textId="7AFD5AB6" w:rsidR="0DE6D543" w:rsidRPr="00B770A0" w:rsidRDefault="3575A247" w:rsidP="00B770A0">
      <w:pPr>
        <w:ind w:firstLine="420"/>
        <w:rPr>
          <w:rFonts w:eastAsia="新細明體"/>
          <w:lang w:eastAsia="zh-TW"/>
        </w:rPr>
      </w:pPr>
      <w:r w:rsidRPr="3575A247">
        <w:t>papers, technical reports, short articles, overview, comprehensive discussions</w:t>
      </w:r>
    </w:p>
    <w:p w14:paraId="5EE36BCB" w14:textId="77777777" w:rsidR="00B770A0" w:rsidRDefault="3575A247" w:rsidP="00B770A0">
      <w:pPr>
        <w:rPr>
          <w:rFonts w:eastAsia="新細明體"/>
          <w:lang w:eastAsia="zh-TW"/>
        </w:rPr>
      </w:pPr>
      <w:r w:rsidRPr="3575A247">
        <w:t>Column direction</w:t>
      </w:r>
    </w:p>
    <w:p w14:paraId="2BA781F5" w14:textId="5E9EF67C" w:rsidR="0DE6D543" w:rsidRPr="00B770A0" w:rsidRDefault="3575A247" w:rsidP="00B770A0">
      <w:pPr>
        <w:ind w:firstLine="420"/>
        <w:rPr>
          <w:rFonts w:eastAsia="新細明體"/>
          <w:lang w:eastAsia="zh-TW"/>
        </w:rPr>
      </w:pPr>
      <w:r w:rsidRPr="3575A247">
        <w:t>Computer Science Theory, Computer Hardware Architecture, Computer Software, Artificial Intelligence, Databases, Computer Networks and Multimedia, Computer-Aided Design and Graphics, New Technology Applications</w:t>
      </w:r>
    </w:p>
    <w:p w14:paraId="3133A16A" w14:textId="6C62C333" w:rsidR="0DE6D543" w:rsidRPr="00B770A0" w:rsidRDefault="3575A247" w:rsidP="00B770A0">
      <w:pPr>
        <w:pStyle w:val="ab"/>
        <w:numPr>
          <w:ilvl w:val="0"/>
          <w:numId w:val="69"/>
        </w:numPr>
      </w:pPr>
      <w:r w:rsidRPr="00B770A0">
        <w:t>Special request</w:t>
      </w:r>
    </w:p>
    <w:p w14:paraId="754A5DE4" w14:textId="350CE0F9" w:rsidR="3575A247" w:rsidRDefault="3575A247" w:rsidP="00B770A0">
      <w:r w:rsidRPr="3575A247">
        <w:lastRenderedPageBreak/>
        <w:t>Only publish innovative results</w:t>
      </w:r>
    </w:p>
    <w:p w14:paraId="5C49F66C" w14:textId="20B1642E" w:rsidR="3B1544B1" w:rsidRDefault="2A6E9A0F" w:rsidP="00B770A0">
      <w:r w:rsidRPr="2A6E9A0F">
        <w:t>Only receive online contribution</w:t>
      </w:r>
    </w:p>
    <w:p w14:paraId="4A979645" w14:textId="584A69F4" w:rsidR="290C9AE1" w:rsidRPr="00B770A0" w:rsidRDefault="290C9AE1" w:rsidP="15D7237D">
      <w:pPr>
        <w:spacing w:after="0"/>
        <w:rPr>
          <w:rFonts w:eastAsia="新細明體"/>
          <w:sz w:val="36"/>
          <w:szCs w:val="36"/>
          <w:lang w:eastAsia="zh-TW"/>
        </w:rPr>
      </w:pPr>
    </w:p>
    <w:p w14:paraId="21C5CD81" w14:textId="43FCBB70" w:rsidR="6F55BAE6" w:rsidRDefault="2A6E9A0F" w:rsidP="00B770A0">
      <w:pPr>
        <w:pStyle w:val="ab"/>
        <w:numPr>
          <w:ilvl w:val="0"/>
          <w:numId w:val="63"/>
        </w:numPr>
        <w:spacing w:after="0"/>
        <w:rPr>
          <w:rFonts w:ascii="Franklin Gothic" w:eastAsia="Franklin Gothic" w:hAnsi="Franklin Gothic" w:cs="Franklin Gothic"/>
          <w:sz w:val="36"/>
          <w:szCs w:val="36"/>
        </w:rPr>
      </w:pPr>
      <w:r w:rsidRPr="6344CA7A">
        <w:rPr>
          <w:sz w:val="36"/>
          <w:szCs w:val="36"/>
        </w:rPr>
        <w:t>Computer Science</w:t>
      </w:r>
      <w:r w:rsidR="39726C08" w:rsidRPr="6344CA7A">
        <w:rPr>
          <w:sz w:val="36"/>
          <w:szCs w:val="36"/>
        </w:rPr>
        <w:t>《</w:t>
      </w:r>
      <w:r w:rsidR="3B97A04D" w:rsidRPr="6344CA7A">
        <w:rPr>
          <w:sz w:val="36"/>
          <w:szCs w:val="36"/>
        </w:rPr>
        <w:t>计算机科学》</w:t>
      </w:r>
    </w:p>
    <w:p w14:paraId="70815C28" w14:textId="7C9E5BF2" w:rsidR="6CF834F6" w:rsidRDefault="6CF834F6" w:rsidP="6CF834F6">
      <w:r>
        <w:rPr>
          <w:noProof/>
        </w:rPr>
        <w:drawing>
          <wp:anchor distT="0" distB="0" distL="114300" distR="114300" simplePos="0" relativeHeight="251660298" behindDoc="1" locked="0" layoutInCell="1" allowOverlap="1" wp14:anchorId="1CA1CF06" wp14:editId="062804EE">
            <wp:simplePos x="0" y="0"/>
            <wp:positionH relativeFrom="column">
              <wp:posOffset>2828925</wp:posOffset>
            </wp:positionH>
            <wp:positionV relativeFrom="paragraph">
              <wp:posOffset>317</wp:posOffset>
            </wp:positionV>
            <wp:extent cx="2638425" cy="3733800"/>
            <wp:effectExtent l="0" t="0" r="9525" b="0"/>
            <wp:wrapTight wrapText="bothSides">
              <wp:wrapPolygon edited="0">
                <wp:start x="0" y="0"/>
                <wp:lineTo x="0" y="21490"/>
                <wp:lineTo x="21522" y="21490"/>
                <wp:lineTo x="21522" y="0"/>
                <wp:lineTo x="0" y="0"/>
              </wp:wrapPolygon>
            </wp:wrapTight>
            <wp:docPr id="1217215721" name="Picture 121721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638425" cy="3733800"/>
                    </a:xfrm>
                    <a:prstGeom prst="rect">
                      <a:avLst/>
                    </a:prstGeom>
                  </pic:spPr>
                </pic:pic>
              </a:graphicData>
            </a:graphic>
          </wp:anchor>
        </w:drawing>
      </w:r>
    </w:p>
    <w:p w14:paraId="147FE066" w14:textId="74F72641" w:rsidR="2A6E9A0F" w:rsidRPr="00B770A0" w:rsidRDefault="2A6E9A0F" w:rsidP="00B770A0">
      <w:pPr>
        <w:pStyle w:val="ab"/>
        <w:numPr>
          <w:ilvl w:val="0"/>
          <w:numId w:val="67"/>
        </w:numPr>
      </w:pPr>
      <w:r w:rsidRPr="00B770A0">
        <w:t>Impact Factor</w:t>
      </w:r>
    </w:p>
    <w:p w14:paraId="01CAF022" w14:textId="28C23BBF" w:rsidR="3144431D" w:rsidRDefault="3144431D" w:rsidP="00B770A0">
      <w:r w:rsidRPr="3144431D">
        <w:t>Composite Impact Factor: 2.914</w:t>
      </w:r>
    </w:p>
    <w:p w14:paraId="615E8603" w14:textId="737E792A" w:rsidR="3144431D" w:rsidRDefault="2A6E9A0F" w:rsidP="00B770A0">
      <w:r w:rsidRPr="2A6E9A0F">
        <w:t>Combined Impact Factor: 1.502</w:t>
      </w:r>
    </w:p>
    <w:p w14:paraId="5C443C7D" w14:textId="572A552F" w:rsidR="2A6E9A0F" w:rsidRDefault="2A6E9A0F" w:rsidP="00B770A0">
      <w:r w:rsidRPr="2A6E9A0F">
        <w:t>(2023)</w:t>
      </w:r>
    </w:p>
    <w:p w14:paraId="7B7E4A9E" w14:textId="35E8C2EB" w:rsidR="2A6E9A0F" w:rsidRDefault="2A6E9A0F" w:rsidP="2A6E9A0F">
      <w:pPr>
        <w:spacing w:after="0"/>
        <w:rPr>
          <w:rFonts w:ascii="DengXian" w:eastAsia="DengXian" w:hAnsi="DengXian" w:cs="DengXian"/>
          <w:color w:val="000000" w:themeColor="text1"/>
          <w:sz w:val="36"/>
          <w:szCs w:val="36"/>
        </w:rPr>
      </w:pPr>
    </w:p>
    <w:p w14:paraId="029E139D" w14:textId="6D2471BA" w:rsidR="2A6E9A0F" w:rsidRPr="00B770A0" w:rsidRDefault="2A6E9A0F" w:rsidP="00B770A0">
      <w:pPr>
        <w:pStyle w:val="ab"/>
        <w:numPr>
          <w:ilvl w:val="0"/>
          <w:numId w:val="67"/>
        </w:numPr>
      </w:pPr>
      <w:r w:rsidRPr="00B770A0">
        <w:t>Publish information</w:t>
      </w:r>
    </w:p>
    <w:p w14:paraId="3A2605E2" w14:textId="56D690A1" w:rsidR="2A6E9A0F" w:rsidRPr="00B770A0" w:rsidRDefault="2A6E9A0F" w:rsidP="00B770A0">
      <w:pPr>
        <w:rPr>
          <w:rFonts w:eastAsia="新細明體"/>
          <w:lang w:eastAsia="zh-TW"/>
        </w:rPr>
      </w:pPr>
      <w:r w:rsidRPr="2A6E9A0F">
        <w:t>First issue:1974</w:t>
      </w:r>
    </w:p>
    <w:p w14:paraId="391B4378" w14:textId="00776036" w:rsidR="2A6E9A0F" w:rsidRPr="00B770A0" w:rsidRDefault="2A6E9A0F" w:rsidP="00B770A0">
      <w:pPr>
        <w:rPr>
          <w:rFonts w:eastAsia="新細明體"/>
          <w:color w:val="000000" w:themeColor="text1"/>
          <w:lang w:eastAsia="zh-TW"/>
        </w:rPr>
      </w:pPr>
      <w:r w:rsidRPr="2A6E9A0F">
        <w:rPr>
          <w:color w:val="000000" w:themeColor="text1"/>
        </w:rPr>
        <w:t>publisher: CCF (China Computer Federation)</w:t>
      </w:r>
    </w:p>
    <w:p w14:paraId="573B6F14" w14:textId="7EB2A46C" w:rsidR="2A6E9A0F" w:rsidRPr="00B770A0" w:rsidRDefault="2A6E9A0F" w:rsidP="00B770A0">
      <w:pPr>
        <w:rPr>
          <w:rFonts w:eastAsia="新細明體"/>
          <w:lang w:eastAsia="zh-TW"/>
        </w:rPr>
      </w:pPr>
      <w:r w:rsidRPr="2A6E9A0F">
        <w:rPr>
          <w:color w:val="000000" w:themeColor="text1"/>
        </w:rPr>
        <w:t>Editor-in-Chief: Chen Guoliang</w:t>
      </w:r>
    </w:p>
    <w:p w14:paraId="3A8B43F6" w14:textId="346B6580" w:rsidR="2A6E9A0F" w:rsidRDefault="2A6E9A0F" w:rsidP="00B770A0">
      <w:pPr>
        <w:rPr>
          <w:color w:val="000000" w:themeColor="text1"/>
        </w:rPr>
      </w:pPr>
      <w:r w:rsidRPr="2A6E9A0F">
        <w:rPr>
          <w:color w:val="000000" w:themeColor="text1"/>
        </w:rPr>
        <w:t>It’s a monthly journal (from 1999)</w:t>
      </w:r>
    </w:p>
    <w:p w14:paraId="6B2B12CD" w14:textId="0B74A2FC" w:rsidR="2A6E9A0F" w:rsidRDefault="2A6E9A0F" w:rsidP="2A6E9A0F">
      <w:pPr>
        <w:spacing w:after="0"/>
        <w:rPr>
          <w:rFonts w:ascii="DengXian" w:eastAsia="DengXian" w:hAnsi="DengXian" w:cs="DengXian"/>
          <w:color w:val="000000" w:themeColor="text1"/>
          <w:sz w:val="36"/>
          <w:szCs w:val="36"/>
        </w:rPr>
      </w:pPr>
    </w:p>
    <w:p w14:paraId="52A18050" w14:textId="6B12A7B3" w:rsidR="2A6E9A0F" w:rsidRPr="00B770A0" w:rsidRDefault="2A6E9A0F" w:rsidP="00B770A0">
      <w:pPr>
        <w:pStyle w:val="ab"/>
        <w:numPr>
          <w:ilvl w:val="0"/>
          <w:numId w:val="67"/>
        </w:numPr>
      </w:pPr>
      <w:r w:rsidRPr="00B770A0">
        <w:t>Journal Content</w:t>
      </w:r>
    </w:p>
    <w:p w14:paraId="2E2BA684" w14:textId="47FD214E" w:rsidR="3575A247" w:rsidRPr="00B770A0" w:rsidRDefault="3575A247" w:rsidP="00B770A0">
      <w:pPr>
        <w:rPr>
          <w:rFonts w:eastAsia="新細明體"/>
          <w:lang w:eastAsia="zh-TW"/>
        </w:rPr>
      </w:pPr>
      <w:r w:rsidRPr="3575A247">
        <w:t>Purpose</w:t>
      </w:r>
    </w:p>
    <w:p w14:paraId="36879A7F" w14:textId="3F7ED9EB" w:rsidR="3575A247" w:rsidRDefault="2A6E9A0F" w:rsidP="00B770A0">
      <w:pPr>
        <w:ind w:firstLine="420"/>
      </w:pPr>
      <w:r w:rsidRPr="2A6E9A0F">
        <w:t>"Frontier Disciplines" and "Basic Research “</w:t>
      </w:r>
    </w:p>
    <w:p w14:paraId="79B3BBCC" w14:textId="64FBDF6E" w:rsidR="3575A247" w:rsidRDefault="2A6E9A0F" w:rsidP="00B770A0">
      <w:pPr>
        <w:ind w:firstLine="420"/>
      </w:pPr>
      <w:r w:rsidRPr="2A6E9A0F">
        <w:t>"Core Technology" and "Supporting Technology “</w:t>
      </w:r>
    </w:p>
    <w:p w14:paraId="1CA9E5A0" w14:textId="5DB710C9" w:rsidR="00B770A0" w:rsidRPr="00B770A0" w:rsidRDefault="2A6E9A0F" w:rsidP="008C28C9">
      <w:pPr>
        <w:ind w:firstLine="418"/>
        <w:rPr>
          <w:rFonts w:eastAsia="新細明體"/>
          <w:lang w:eastAsia="zh-TW"/>
        </w:rPr>
      </w:pPr>
      <w:r w:rsidRPr="2A6E9A0F">
        <w:t>"Advocacy" and "Controversy “</w:t>
      </w:r>
    </w:p>
    <w:p w14:paraId="5D944005" w14:textId="3CDAFD2C" w:rsidR="2A6E9A0F" w:rsidRDefault="2A6E9A0F" w:rsidP="00B770A0">
      <w:pPr>
        <w:ind w:firstLine="418"/>
        <w:rPr>
          <w:rFonts w:eastAsia="新細明體"/>
          <w:lang w:eastAsia="zh-TW"/>
        </w:rPr>
      </w:pPr>
      <w:r w:rsidRPr="2A6E9A0F">
        <w:lastRenderedPageBreak/>
        <w:t>Enliven the academic atmosphere in the field of computer science and technology, fight for reaching the international advanced level</w:t>
      </w:r>
    </w:p>
    <w:p w14:paraId="09D7270D" w14:textId="77777777" w:rsidR="008C28C9" w:rsidRPr="008C28C9" w:rsidRDefault="008C28C9" w:rsidP="00B770A0">
      <w:pPr>
        <w:ind w:firstLine="418"/>
        <w:rPr>
          <w:rFonts w:eastAsia="新細明體"/>
          <w:lang w:eastAsia="zh-TW"/>
        </w:rPr>
      </w:pPr>
    </w:p>
    <w:p w14:paraId="4DABF95C" w14:textId="77777777" w:rsidR="00B770A0" w:rsidRDefault="2A6E9A0F" w:rsidP="00B770A0">
      <w:pPr>
        <w:rPr>
          <w:rFonts w:eastAsia="新細明體"/>
          <w:lang w:eastAsia="zh-TW"/>
        </w:rPr>
      </w:pPr>
      <w:r w:rsidRPr="2A6E9A0F">
        <w:t>Column direction</w:t>
      </w:r>
    </w:p>
    <w:p w14:paraId="7309D535" w14:textId="165ECB5A" w:rsidR="2A6E9A0F" w:rsidRDefault="2A6E9A0F" w:rsidP="00B770A0">
      <w:pPr>
        <w:ind w:firstLine="418"/>
        <w:rPr>
          <w:rFonts w:eastAsia="新細明體"/>
          <w:lang w:eastAsia="zh-TW"/>
        </w:rPr>
      </w:pPr>
      <w:r w:rsidRPr="2A6E9A0F">
        <w:t>The development of computer science and technology in China and abroad, Connecting the past and the future</w:t>
      </w:r>
    </w:p>
    <w:p w14:paraId="44BB1A9B" w14:textId="77777777" w:rsidR="008C28C9" w:rsidRPr="008C28C9" w:rsidRDefault="008C28C9" w:rsidP="00B770A0">
      <w:pPr>
        <w:ind w:firstLine="418"/>
        <w:rPr>
          <w:rFonts w:eastAsia="新細明體"/>
          <w:lang w:eastAsia="zh-TW"/>
        </w:rPr>
      </w:pPr>
    </w:p>
    <w:p w14:paraId="57DFAFCD" w14:textId="77777777" w:rsidR="00B770A0" w:rsidRDefault="00B770A0" w:rsidP="00B770A0">
      <w:pPr>
        <w:rPr>
          <w:rFonts w:eastAsia="新細明體"/>
          <w:lang w:eastAsia="zh-TW"/>
        </w:rPr>
      </w:pPr>
      <w:r>
        <w:rPr>
          <w:rFonts w:eastAsia="新細明體" w:hint="eastAsia"/>
          <w:lang w:eastAsia="zh-TW"/>
        </w:rPr>
        <w:t>M</w:t>
      </w:r>
      <w:r w:rsidR="2A6E9A0F" w:rsidRPr="2A6E9A0F">
        <w:t>ain columns</w:t>
      </w:r>
    </w:p>
    <w:p w14:paraId="439F996E" w14:textId="1F31E30A" w:rsidR="3575A247" w:rsidRDefault="2A6E9A0F" w:rsidP="00B770A0">
      <w:pPr>
        <w:ind w:firstLineChars="190" w:firstLine="418"/>
      </w:pPr>
      <w:r w:rsidRPr="2A6E9A0F">
        <w:t>Overview, Networks and Communications, Information Security, Software and Database Technology, Artificial Intelligence, Graphics and Pattern Recognition</w:t>
      </w:r>
    </w:p>
    <w:p w14:paraId="3CBA2430" w14:textId="167BF5B2" w:rsidR="2A6E9A0F" w:rsidRDefault="2A6E9A0F" w:rsidP="00B770A0"/>
    <w:p w14:paraId="320EF959" w14:textId="6B1260AA" w:rsidR="2A6E9A0F" w:rsidRPr="00B770A0" w:rsidRDefault="2A6E9A0F" w:rsidP="00B770A0">
      <w:pPr>
        <w:pStyle w:val="ab"/>
        <w:numPr>
          <w:ilvl w:val="0"/>
          <w:numId w:val="67"/>
        </w:numPr>
      </w:pPr>
      <w:r w:rsidRPr="00B770A0">
        <w:t>Special request</w:t>
      </w:r>
    </w:p>
    <w:p w14:paraId="1551FE31" w14:textId="382F56DA" w:rsidR="2A6E9A0F" w:rsidRPr="00B770A0" w:rsidRDefault="2A6E9A0F" w:rsidP="00B770A0">
      <w:pPr>
        <w:spacing w:after="0"/>
        <w:rPr>
          <w:rFonts w:eastAsia="新細明體"/>
          <w:lang w:eastAsia="zh-TW"/>
        </w:rPr>
      </w:pPr>
      <w:r w:rsidRPr="2A6E9A0F">
        <w:rPr>
          <w:rFonts w:ascii="DengXian" w:eastAsia="DengXian" w:hAnsi="DengXian" w:cs="DengXian"/>
          <w:color w:val="000000" w:themeColor="text1"/>
          <w:sz w:val="36"/>
          <w:szCs w:val="36"/>
        </w:rPr>
        <w:t>No restriction on genre</w:t>
      </w:r>
    </w:p>
    <w:p w14:paraId="5898B351" w14:textId="503C493A" w:rsidR="1EF018AE" w:rsidRDefault="1EF018AE" w:rsidP="00262E32">
      <w:pPr>
        <w:pStyle w:val="1"/>
        <w:numPr>
          <w:ilvl w:val="0"/>
          <w:numId w:val="57"/>
        </w:numPr>
        <w:rPr>
          <w:rFonts w:ascii="Microsoft Tai Le" w:eastAsia="SimSun" w:hAnsi="Microsoft Tai Le" w:cs="Microsoft Tai Le"/>
          <w:sz w:val="52"/>
          <w:szCs w:val="52"/>
        </w:rPr>
      </w:pPr>
      <w:r w:rsidRPr="573957C9">
        <w:rPr>
          <w:sz w:val="52"/>
          <w:szCs w:val="52"/>
        </w:rPr>
        <w:t>Summary</w:t>
      </w:r>
    </w:p>
    <w:p w14:paraId="1EB66258" w14:textId="28649985" w:rsidR="625A0EDE" w:rsidRDefault="2A6E9A0F" w:rsidP="00262E32">
      <w:pPr>
        <w:rPr>
          <w:color w:val="333333"/>
        </w:rPr>
      </w:pPr>
      <w:r w:rsidRPr="66482C66">
        <w:t>Chinese Journal of Computers is a journal for innovation, and it means that it has the highest standard.</w:t>
      </w:r>
    </w:p>
    <w:p w14:paraId="390DAF94" w14:textId="30EC7C9D" w:rsidR="2A6E9A0F" w:rsidRDefault="7DC1AA4F" w:rsidP="00262E32">
      <w:pPr>
        <w:rPr>
          <w:rFonts w:ascii="DengXian" w:eastAsia="DengXian" w:hAnsi="DengXian" w:cs="DengXian"/>
          <w:color w:val="333333"/>
        </w:rPr>
      </w:pPr>
      <w:r w:rsidRPr="7DC1AA4F">
        <w:rPr>
          <w:rFonts w:ascii="DengXian" w:eastAsia="DengXian" w:hAnsi="DengXian" w:cs="DengXian"/>
          <w:color w:val="333333"/>
        </w:rPr>
        <w:t>By contrast, Computer Science is a journal that combines junior and senior, which means it suits new researchers.</w:t>
      </w:r>
    </w:p>
    <w:p w14:paraId="1CE6F504" w14:textId="19536421" w:rsidR="2A6E9A0F" w:rsidRDefault="2A6E9A0F" w:rsidP="2A6E9A0F"/>
    <w:p w14:paraId="1DFD45F8" w14:textId="77777777" w:rsidR="004338A2" w:rsidRDefault="004338A2" w:rsidP="0CEB4058">
      <w:pPr>
        <w:pStyle w:val="1"/>
        <w:rPr>
          <w:rFonts w:ascii="Microsoft Tai Le" w:eastAsia="新細明體" w:hAnsi="Microsoft Tai Le" w:cs="Microsoft Tai Le"/>
          <w:lang w:eastAsia="zh-TW"/>
        </w:rPr>
      </w:pPr>
      <w:r>
        <w:br w:type="page"/>
      </w:r>
    </w:p>
    <w:p w14:paraId="26437B07" w14:textId="77777777" w:rsidR="009A1582" w:rsidRPr="004338A2" w:rsidRDefault="009A1582" w:rsidP="7D44A596">
      <w:pPr>
        <w:rPr>
          <w:rFonts w:ascii="Microsoft Tai Le" w:eastAsia="新細明體" w:hAnsi="Microsoft Tai Le" w:cs="Microsoft Tai Le"/>
          <w:lang w:eastAsia="zh-TW"/>
        </w:rPr>
      </w:pPr>
    </w:p>
    <w:p w14:paraId="3319A781" w14:textId="360C470F" w:rsidR="002B1D98" w:rsidRPr="00151956" w:rsidRDefault="00056269" w:rsidP="00151956">
      <w:pPr>
        <w:pStyle w:val="a4"/>
        <w:rPr>
          <w:rFonts w:eastAsia="新細明體"/>
          <w:lang w:eastAsia="zh-TW"/>
        </w:rPr>
      </w:pPr>
      <w:r w:rsidRPr="00056269">
        <w:t>Branch application of Computer Science</w:t>
      </w:r>
    </w:p>
    <w:p w14:paraId="2DC4C53D" w14:textId="1F73CFBD" w:rsidR="00E27E55" w:rsidRDefault="00B67B19" w:rsidP="0024328E">
      <w:pPr>
        <w:pStyle w:val="1"/>
        <w:numPr>
          <w:ilvl w:val="0"/>
          <w:numId w:val="20"/>
        </w:numPr>
        <w:rPr>
          <w:rFonts w:eastAsia="新細明體"/>
          <w:sz w:val="48"/>
          <w:szCs w:val="48"/>
          <w:lang w:eastAsia="zh-TW"/>
        </w:rPr>
      </w:pPr>
      <w:r w:rsidRPr="00151956">
        <w:rPr>
          <w:sz w:val="48"/>
          <w:szCs w:val="48"/>
          <w:lang w:eastAsia="zh-TW"/>
        </w:rPr>
        <w:t>Abstrac</w:t>
      </w:r>
      <w:r w:rsidRPr="00151956">
        <w:rPr>
          <w:rFonts w:eastAsia="新細明體" w:hint="eastAsia"/>
          <w:sz w:val="48"/>
          <w:szCs w:val="48"/>
          <w:lang w:eastAsia="zh-TW"/>
        </w:rPr>
        <w:t>t</w:t>
      </w:r>
    </w:p>
    <w:p w14:paraId="04C1B902" w14:textId="17E85BED" w:rsidR="00077B58" w:rsidRDefault="00077B58" w:rsidP="00077B58">
      <w:pPr>
        <w:ind w:firstLine="420"/>
        <w:rPr>
          <w:rFonts w:eastAsia="新細明體"/>
          <w:lang w:eastAsia="zh-TW"/>
        </w:rPr>
      </w:pPr>
      <w:r w:rsidRPr="006C63DC">
        <w:rPr>
          <w:rFonts w:eastAsia="新細明體"/>
          <w:lang w:eastAsia="zh-TW"/>
        </w:rPr>
        <w:t>Nowadays,</w:t>
      </w:r>
      <w:r w:rsidRPr="006C63DC">
        <w:rPr>
          <w:lang w:eastAsia="zh-TW"/>
        </w:rPr>
        <w:t xml:space="preserve"> </w:t>
      </w:r>
      <w:r w:rsidRPr="006C63DC">
        <w:rPr>
          <w:rFonts w:eastAsia="新細明體"/>
          <w:lang w:eastAsia="zh-TW"/>
        </w:rPr>
        <w:t>the</w:t>
      </w:r>
      <w:r w:rsidR="006C63DC" w:rsidRPr="006C63DC">
        <w:rPr>
          <w:rFonts w:eastAsia="新細明體"/>
          <w:lang w:eastAsia="zh-TW"/>
        </w:rPr>
        <w:t xml:space="preserve"> branch applications of computer science are integral to numerous fields, driving innovation and efficiency across sectors. This essay will talk about these fields such as artificial intelligence, data structures and algorithms, computer networks, cybersecurity, databases, and human-computer interaction. </w:t>
      </w:r>
      <w:r w:rsidR="00421A30" w:rsidRPr="00421A30">
        <w:rPr>
          <w:rFonts w:eastAsia="新細明體"/>
          <w:lang w:eastAsia="zh-TW"/>
        </w:rPr>
        <w:t xml:space="preserve">Division introduces their role </w:t>
      </w:r>
      <w:proofErr w:type="gramStart"/>
      <w:r w:rsidR="00421A30" w:rsidRPr="00421A30">
        <w:rPr>
          <w:rFonts w:eastAsia="新細明體"/>
          <w:lang w:eastAsia="zh-TW"/>
        </w:rPr>
        <w:t>on</w:t>
      </w:r>
      <w:proofErr w:type="gramEnd"/>
      <w:r w:rsidR="00421A30" w:rsidRPr="00421A30">
        <w:rPr>
          <w:rFonts w:eastAsia="新細明體"/>
          <w:lang w:eastAsia="zh-TW"/>
        </w:rPr>
        <w:t xml:space="preserve"> society, general description of the branch and their application on lives. Moreover, </w:t>
      </w:r>
      <w:r w:rsidR="00421A30" w:rsidRPr="006C63DC">
        <w:rPr>
          <w:rFonts w:eastAsia="新細明體"/>
          <w:lang w:eastAsia="zh-TW"/>
        </w:rPr>
        <w:t>the</w:t>
      </w:r>
      <w:r w:rsidR="006C63DC" w:rsidRPr="006C63DC">
        <w:rPr>
          <w:rFonts w:eastAsia="新細明體"/>
          <w:lang w:eastAsia="zh-TW"/>
        </w:rPr>
        <w:t xml:space="preserve"> discussion extends to current challenges, including rapid technological change, cybersecurity threats, and ethical considerations, highlighting the constant need for adaptation and skill development. Moreover, the essay will point out the importance of data science, the emergence of new technologies, industry convergence, and regulatory impacts. </w:t>
      </w:r>
    </w:p>
    <w:p w14:paraId="5A35ADB3" w14:textId="78CDA862" w:rsidR="00151956" w:rsidRPr="00151956" w:rsidRDefault="006C63DC" w:rsidP="00077B58">
      <w:pPr>
        <w:ind w:firstLine="420"/>
        <w:rPr>
          <w:rFonts w:eastAsia="新細明體"/>
          <w:lang w:eastAsia="zh-TW"/>
        </w:rPr>
      </w:pPr>
      <w:r w:rsidRPr="006C63DC">
        <w:rPr>
          <w:rFonts w:eastAsia="新細明體"/>
          <w:lang w:eastAsia="zh-TW"/>
        </w:rPr>
        <w:t>By analyzing these factors, the study demonstrates how computer science continues to transform and enhance various industries, while also navigating significant challenges in its progression.</w:t>
      </w:r>
    </w:p>
    <w:p w14:paraId="0FFFAFFC" w14:textId="4732FC8E" w:rsidR="00B67B19" w:rsidRDefault="00B67B19" w:rsidP="0024328E">
      <w:pPr>
        <w:pStyle w:val="1"/>
        <w:numPr>
          <w:ilvl w:val="0"/>
          <w:numId w:val="20"/>
        </w:numPr>
        <w:rPr>
          <w:rFonts w:eastAsia="新細明體"/>
          <w:sz w:val="48"/>
          <w:szCs w:val="48"/>
          <w:lang w:eastAsia="zh-TW"/>
        </w:rPr>
      </w:pPr>
      <w:bookmarkStart w:id="6" w:name="Branch"/>
      <w:r w:rsidRPr="00151956">
        <w:rPr>
          <w:sz w:val="48"/>
          <w:szCs w:val="48"/>
          <w:lang w:eastAsia="zh-TW"/>
        </w:rPr>
        <w:t>Variety Fields which relate with Computer Science</w:t>
      </w:r>
    </w:p>
    <w:bookmarkEnd w:id="6"/>
    <w:p w14:paraId="09A6AAEE" w14:textId="0903B156" w:rsidR="00FD0129" w:rsidRDefault="00FD0129" w:rsidP="0024328E">
      <w:pPr>
        <w:pStyle w:val="ab"/>
        <w:numPr>
          <w:ilvl w:val="0"/>
          <w:numId w:val="11"/>
        </w:numPr>
        <w:rPr>
          <w:rFonts w:eastAsia="新細明體"/>
          <w:lang w:eastAsia="zh-TW"/>
        </w:rPr>
      </w:pPr>
      <w:r w:rsidRPr="001D38CC">
        <w:t>Artificial intelligence</w:t>
      </w:r>
    </w:p>
    <w:p w14:paraId="0A26508F" w14:textId="6DB6F313" w:rsidR="00413F3E" w:rsidRDefault="00D91326" w:rsidP="0024328E">
      <w:pPr>
        <w:pStyle w:val="ad"/>
        <w:numPr>
          <w:ilvl w:val="0"/>
          <w:numId w:val="12"/>
        </w:numPr>
        <w:ind w:leftChars="0"/>
        <w:rPr>
          <w:rFonts w:eastAsia="新細明體"/>
          <w:lang w:eastAsia="zh-TW"/>
        </w:rPr>
      </w:pPr>
      <w:r>
        <w:rPr>
          <w:noProof/>
        </w:rPr>
        <w:drawing>
          <wp:anchor distT="0" distB="0" distL="114300" distR="114300" simplePos="0" relativeHeight="251658240" behindDoc="1" locked="0" layoutInCell="1" allowOverlap="1" wp14:anchorId="3374B118" wp14:editId="1C56C8DE">
            <wp:simplePos x="0" y="0"/>
            <wp:positionH relativeFrom="margin">
              <wp:posOffset>3228975</wp:posOffset>
            </wp:positionH>
            <wp:positionV relativeFrom="paragraph">
              <wp:posOffset>306070</wp:posOffset>
            </wp:positionV>
            <wp:extent cx="2275840" cy="1137920"/>
            <wp:effectExtent l="0" t="0" r="0" b="5080"/>
            <wp:wrapTight wrapText="bothSides">
              <wp:wrapPolygon edited="0">
                <wp:start x="0" y="0"/>
                <wp:lineTo x="0" y="21335"/>
                <wp:lineTo x="21335" y="21335"/>
                <wp:lineTo x="21335" y="0"/>
                <wp:lineTo x="0" y="0"/>
              </wp:wrapPolygon>
            </wp:wrapTight>
            <wp:docPr id="1719129889" name="圖片 1" descr="AI人工智能图片素材-正版创意图片500686452-摄图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人工智能图片素材-正版创意图片500686452-摄图网"/>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75840" cy="1137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AA1" w:rsidRPr="001B0AA1">
        <w:rPr>
          <w:rFonts w:eastAsia="新細明體"/>
          <w:lang w:eastAsia="zh-TW"/>
        </w:rPr>
        <w:t>Main role on society</w:t>
      </w:r>
      <w:r w:rsidR="00413F3E" w:rsidRPr="00413F3E">
        <w:t xml:space="preserve"> </w:t>
      </w:r>
    </w:p>
    <w:p w14:paraId="1BE44F62" w14:textId="1435E6CC" w:rsidR="00571F2F" w:rsidRPr="001E1BC9" w:rsidRDefault="00DA1E94" w:rsidP="00056376">
      <w:pPr>
        <w:ind w:left="840" w:firstLine="420"/>
        <w:rPr>
          <w:rFonts w:eastAsia="新細明體"/>
          <w:lang w:eastAsia="zh-TW"/>
        </w:rPr>
      </w:pPr>
      <w:r>
        <w:rPr>
          <w:rFonts w:eastAsia="新細明體" w:hint="eastAsia"/>
          <w:lang w:eastAsia="zh-TW"/>
        </w:rPr>
        <w:t xml:space="preserve">Artificial </w:t>
      </w:r>
      <w:r w:rsidR="0026412F">
        <w:rPr>
          <w:rFonts w:eastAsia="新細明體"/>
          <w:lang w:eastAsia="zh-TW"/>
        </w:rPr>
        <w:t>intelligence plays a</w:t>
      </w:r>
      <w:r w:rsidR="0026412F">
        <w:rPr>
          <w:rFonts w:eastAsia="新細明體" w:hint="eastAsia"/>
          <w:lang w:eastAsia="zh-TW"/>
        </w:rPr>
        <w:t>n</w:t>
      </w:r>
      <w:r>
        <w:rPr>
          <w:rFonts w:eastAsia="新細明體" w:hint="eastAsia"/>
          <w:lang w:eastAsia="zh-TW"/>
        </w:rPr>
        <w:t xml:space="preserve"> </w:t>
      </w:r>
      <w:r w:rsidR="0026412F">
        <w:rPr>
          <w:rFonts w:eastAsia="新細明體"/>
          <w:lang w:eastAsia="zh-TW"/>
        </w:rPr>
        <w:t>important</w:t>
      </w:r>
      <w:r w:rsidR="0026412F">
        <w:rPr>
          <w:rFonts w:eastAsia="新細明體" w:hint="eastAsia"/>
          <w:lang w:eastAsia="zh-TW"/>
        </w:rPr>
        <w:t xml:space="preserve"> </w:t>
      </w:r>
      <w:r w:rsidR="00A55166">
        <w:rPr>
          <w:rFonts w:eastAsia="新細明體" w:hint="eastAsia"/>
          <w:lang w:eastAsia="zh-TW"/>
        </w:rPr>
        <w:t xml:space="preserve">role in </w:t>
      </w:r>
      <w:r w:rsidR="00D91326">
        <w:rPr>
          <w:rFonts w:eastAsia="新細明體"/>
          <w:lang w:eastAsia="zh-TW"/>
        </w:rPr>
        <w:t>several</w:t>
      </w:r>
      <w:r w:rsidR="00A55166">
        <w:rPr>
          <w:rFonts w:eastAsia="新細明體" w:hint="eastAsia"/>
          <w:lang w:eastAsia="zh-TW"/>
        </w:rPr>
        <w:t xml:space="preserve"> </w:t>
      </w:r>
      <w:r w:rsidR="00571F2F">
        <w:rPr>
          <w:rFonts w:eastAsia="新細明體"/>
          <w:lang w:eastAsia="zh-TW"/>
        </w:rPr>
        <w:t>fields</w:t>
      </w:r>
      <w:r w:rsidR="0033457F">
        <w:rPr>
          <w:rFonts w:eastAsia="新細明體" w:hint="eastAsia"/>
          <w:lang w:eastAsia="zh-TW"/>
        </w:rPr>
        <w:t xml:space="preserve"> who help people to deal with complex problems and issues</w:t>
      </w:r>
      <w:r w:rsidR="00571F2F">
        <w:rPr>
          <w:rFonts w:eastAsia="新細明體" w:hint="eastAsia"/>
          <w:lang w:eastAsia="zh-TW"/>
        </w:rPr>
        <w:t xml:space="preserve">. It </w:t>
      </w:r>
      <w:r w:rsidR="00784D51">
        <w:rPr>
          <w:rFonts w:eastAsia="新細明體" w:hint="eastAsia"/>
          <w:lang w:eastAsia="zh-TW"/>
        </w:rPr>
        <w:t xml:space="preserve">mainly </w:t>
      </w:r>
      <w:r w:rsidR="00B03962">
        <w:rPr>
          <w:rFonts w:eastAsia="新細明體"/>
          <w:lang w:eastAsia="zh-TW"/>
        </w:rPr>
        <w:t>works</w:t>
      </w:r>
      <w:r w:rsidR="00784D51">
        <w:rPr>
          <w:rFonts w:eastAsia="新細明體" w:hint="eastAsia"/>
          <w:lang w:eastAsia="zh-TW"/>
        </w:rPr>
        <w:t xml:space="preserve"> on </w:t>
      </w:r>
      <w:r w:rsidR="000E3ACF">
        <w:rPr>
          <w:rFonts w:eastAsia="新細明體" w:hint="eastAsia"/>
          <w:lang w:eastAsia="zh-TW"/>
        </w:rPr>
        <w:t xml:space="preserve">human-languages systems and </w:t>
      </w:r>
      <w:r w:rsidR="002129CD">
        <w:rPr>
          <w:rFonts w:eastAsia="新細明體"/>
          <w:lang w:eastAsia="zh-TW"/>
        </w:rPr>
        <w:t>identify</w:t>
      </w:r>
      <w:r w:rsidR="002129CD">
        <w:rPr>
          <w:rFonts w:eastAsia="新細明體" w:hint="eastAsia"/>
          <w:lang w:eastAsia="zh-TW"/>
        </w:rPr>
        <w:t xml:space="preserve"> the </w:t>
      </w:r>
      <w:r w:rsidR="00D91326">
        <w:rPr>
          <w:rFonts w:eastAsia="新細明體" w:hint="eastAsia"/>
          <w:lang w:eastAsia="zh-TW"/>
        </w:rPr>
        <w:t>key words in your speech.</w:t>
      </w:r>
    </w:p>
    <w:p w14:paraId="4405955B" w14:textId="6B32E9A1" w:rsidR="001B0AA1" w:rsidRDefault="001B0AA1" w:rsidP="0024328E">
      <w:pPr>
        <w:pStyle w:val="ad"/>
        <w:numPr>
          <w:ilvl w:val="0"/>
          <w:numId w:val="12"/>
        </w:numPr>
        <w:ind w:leftChars="0"/>
        <w:rPr>
          <w:rFonts w:eastAsia="新細明體"/>
          <w:lang w:eastAsia="zh-TW"/>
        </w:rPr>
      </w:pPr>
      <w:r w:rsidRPr="001B0AA1">
        <w:rPr>
          <w:rFonts w:eastAsia="新細明體"/>
          <w:lang w:eastAsia="zh-TW"/>
        </w:rPr>
        <w:lastRenderedPageBreak/>
        <w:t>Description</w:t>
      </w:r>
    </w:p>
    <w:p w14:paraId="06C4B470" w14:textId="77777777" w:rsidR="00056376" w:rsidRDefault="00056376" w:rsidP="00056376">
      <w:pPr>
        <w:pStyle w:val="ad"/>
        <w:ind w:left="440" w:firstLine="400"/>
        <w:rPr>
          <w:rFonts w:eastAsia="新細明體"/>
          <w:lang w:eastAsia="zh-TW"/>
        </w:rPr>
      </w:pPr>
      <w:r w:rsidRPr="00056376">
        <w:rPr>
          <w:rFonts w:eastAsia="新細明體"/>
          <w:lang w:eastAsia="zh-TW"/>
        </w:rPr>
        <w:t>Artificial intelligence (AI) refers to the development of computer systems that can perform tasks that typically require human intelligence. These tasks include learning, problem-solving, decision-making, natural language processing, speech recognition, and visual perception.</w:t>
      </w:r>
    </w:p>
    <w:p w14:paraId="3A8B1D32" w14:textId="27F896FA" w:rsidR="00056376" w:rsidRPr="00056376" w:rsidRDefault="00056376" w:rsidP="00056376">
      <w:pPr>
        <w:pStyle w:val="ad"/>
        <w:ind w:left="440" w:firstLine="400"/>
        <w:rPr>
          <w:rFonts w:eastAsia="新細明體"/>
          <w:lang w:eastAsia="zh-TW"/>
        </w:rPr>
      </w:pPr>
      <w:r w:rsidRPr="00056376">
        <w:rPr>
          <w:rFonts w:eastAsia="新細明體"/>
          <w:lang w:eastAsia="zh-TW"/>
        </w:rPr>
        <w:t>AI systems use algorithms and data to learn from experience and improve their performance over time. They can analyze large amounts of data quickly and accurately, identifying patterns and making predictions.</w:t>
      </w:r>
    </w:p>
    <w:p w14:paraId="3B9FE3B7" w14:textId="77777777" w:rsidR="00056376" w:rsidRDefault="00056376" w:rsidP="00056376">
      <w:pPr>
        <w:pStyle w:val="ad"/>
        <w:ind w:left="440" w:firstLine="400"/>
        <w:rPr>
          <w:rFonts w:eastAsia="新細明體"/>
          <w:lang w:eastAsia="zh-TW"/>
        </w:rPr>
      </w:pPr>
      <w:r w:rsidRPr="00056376">
        <w:rPr>
          <w:rFonts w:eastAsia="新細明體"/>
          <w:lang w:eastAsia="zh-TW"/>
        </w:rPr>
        <w:t>There are different types of AI, including narrow or weak AI, which is designed to perform specific tasks, and general or strong AI, which would have the ability to understand, learn, and perform any intellectual task that a human being can.</w:t>
      </w:r>
    </w:p>
    <w:p w14:paraId="105F6020" w14:textId="49F0F2D0" w:rsidR="006335B4" w:rsidRPr="00056376" w:rsidRDefault="00056376" w:rsidP="00056376">
      <w:pPr>
        <w:pStyle w:val="ad"/>
        <w:ind w:left="440" w:firstLine="400"/>
        <w:rPr>
          <w:rFonts w:eastAsia="新細明體"/>
          <w:lang w:eastAsia="zh-TW"/>
        </w:rPr>
      </w:pPr>
      <w:r w:rsidRPr="00056376">
        <w:rPr>
          <w:rFonts w:eastAsia="新細明體"/>
          <w:lang w:eastAsia="zh-TW"/>
        </w:rPr>
        <w:t>AI is being applied in various fields such as healthcare, finance, transportation, education, and customer service. It has the potential to improve efficiency, productivity, and quality of life, but also raises concerns about job displacement, ethical implications, and potential misuse.</w:t>
      </w:r>
    </w:p>
    <w:p w14:paraId="7ABF1AE3" w14:textId="6B0D785C" w:rsidR="001B0AA1" w:rsidRDefault="001B0AA1" w:rsidP="0024328E">
      <w:pPr>
        <w:pStyle w:val="ad"/>
        <w:numPr>
          <w:ilvl w:val="0"/>
          <w:numId w:val="12"/>
        </w:numPr>
        <w:ind w:leftChars="0"/>
        <w:rPr>
          <w:rFonts w:eastAsia="新細明體"/>
          <w:lang w:eastAsia="zh-TW"/>
        </w:rPr>
      </w:pPr>
      <w:r w:rsidRPr="001B0AA1">
        <w:rPr>
          <w:rFonts w:eastAsia="新細明體"/>
          <w:lang w:eastAsia="zh-TW"/>
        </w:rPr>
        <w:t>Related product or technic</w:t>
      </w:r>
      <w:r w:rsidRPr="001B0AA1">
        <w:rPr>
          <w:rFonts w:eastAsia="新細明體"/>
          <w:lang w:eastAsia="zh-TW"/>
        </w:rPr>
        <w:tab/>
      </w:r>
    </w:p>
    <w:p w14:paraId="0C425219" w14:textId="0C702AA5" w:rsidR="004C4ED3" w:rsidRPr="004C4ED3" w:rsidRDefault="004C4ED3" w:rsidP="004C4ED3">
      <w:pPr>
        <w:pStyle w:val="ad"/>
        <w:numPr>
          <w:ilvl w:val="0"/>
          <w:numId w:val="13"/>
        </w:numPr>
        <w:ind w:leftChars="0"/>
        <w:rPr>
          <w:rFonts w:eastAsia="新細明體"/>
          <w:lang w:eastAsia="zh-TW"/>
        </w:rPr>
      </w:pPr>
      <w:r>
        <w:rPr>
          <w:rFonts w:eastAsia="新細明體" w:hint="eastAsia"/>
          <w:lang w:eastAsia="zh-TW"/>
        </w:rPr>
        <w:t xml:space="preserve">NLP </w:t>
      </w:r>
      <w:proofErr w:type="gramStart"/>
      <w:r>
        <w:rPr>
          <w:rFonts w:eastAsia="新細明體" w:hint="eastAsia"/>
          <w:lang w:eastAsia="zh-TW"/>
        </w:rPr>
        <w:t>( Natural</w:t>
      </w:r>
      <w:proofErr w:type="gramEnd"/>
      <w:r>
        <w:rPr>
          <w:rFonts w:eastAsia="新細明體" w:hint="eastAsia"/>
          <w:lang w:eastAsia="zh-TW"/>
        </w:rPr>
        <w:t xml:space="preserve"> Language Processing)</w:t>
      </w:r>
      <w:r>
        <w:rPr>
          <w:rFonts w:eastAsia="新細明體"/>
          <w:lang w:eastAsia="zh-TW"/>
        </w:rPr>
        <w:br/>
      </w:r>
      <w:r>
        <w:rPr>
          <w:rFonts w:eastAsia="新細明體"/>
          <w:lang w:eastAsia="zh-TW"/>
        </w:rPr>
        <w:br/>
      </w:r>
      <w:r>
        <w:rPr>
          <w:rFonts w:eastAsia="新細明體" w:hint="eastAsia"/>
          <w:lang w:eastAsia="zh-TW"/>
        </w:rPr>
        <w:t xml:space="preserve"> </w:t>
      </w:r>
      <w:r>
        <w:rPr>
          <w:rFonts w:eastAsia="新細明體"/>
          <w:lang w:eastAsia="zh-TW"/>
        </w:rPr>
        <w:tab/>
      </w:r>
      <w:r w:rsidRPr="004C4ED3">
        <w:rPr>
          <w:rFonts w:eastAsia="新細明體"/>
          <w:lang w:eastAsia="zh-TW"/>
        </w:rPr>
        <w:t>Developed powerful language models such as GPT-4. It can generate high-quality text and is widely used in fields like intelligent writing, intelligent customer service, and language translation. The company's technology has promoted the development of natural language processing and provided strong support for the application of artificial intelligence.</w:t>
      </w:r>
      <w:r>
        <w:rPr>
          <w:rFonts w:eastAsia="新細明體"/>
          <w:lang w:eastAsia="zh-TW"/>
        </w:rPr>
        <w:br/>
      </w:r>
      <w:r>
        <w:rPr>
          <w:rFonts w:eastAsia="新細明體"/>
          <w:lang w:eastAsia="zh-TW"/>
        </w:rPr>
        <w:br/>
      </w:r>
      <w:r>
        <w:rPr>
          <w:rFonts w:eastAsia="新細明體" w:hint="eastAsia"/>
          <w:lang w:eastAsia="zh-TW"/>
        </w:rPr>
        <w:t xml:space="preserve"> </w:t>
      </w:r>
      <w:r>
        <w:rPr>
          <w:rFonts w:eastAsia="新細明體"/>
          <w:lang w:eastAsia="zh-TW"/>
        </w:rPr>
        <w:tab/>
      </w:r>
      <w:r>
        <w:rPr>
          <w:rFonts w:eastAsia="新細明體" w:hint="eastAsia"/>
          <w:lang w:eastAsia="zh-TW"/>
        </w:rPr>
        <w:t>Frontier company</w:t>
      </w:r>
      <w:r>
        <w:rPr>
          <w:rFonts w:eastAsia="新細明體"/>
          <w:lang w:eastAsia="zh-TW"/>
        </w:rPr>
        <w:tab/>
      </w:r>
      <w:r>
        <w:rPr>
          <w:rFonts w:eastAsia="新細明體"/>
          <w:lang w:eastAsia="zh-TW"/>
        </w:rPr>
        <w:br/>
      </w:r>
      <w:r>
        <w:rPr>
          <w:rFonts w:eastAsia="新細明體" w:hint="eastAsia"/>
          <w:lang w:eastAsia="zh-TW"/>
        </w:rPr>
        <w:t xml:space="preserve"> </w:t>
      </w:r>
      <w:r>
        <w:rPr>
          <w:rFonts w:eastAsia="新細明體"/>
          <w:lang w:eastAsia="zh-TW"/>
        </w:rPr>
        <w:tab/>
      </w:r>
      <w:r>
        <w:rPr>
          <w:rFonts w:eastAsia="新細明體"/>
          <w:lang w:eastAsia="zh-TW"/>
        </w:rPr>
        <w:tab/>
      </w:r>
      <w:r>
        <w:rPr>
          <w:rFonts w:eastAsia="新細明體" w:hint="eastAsia"/>
          <w:lang w:eastAsia="zh-TW"/>
        </w:rPr>
        <w:t>1.Open AI</w:t>
      </w:r>
      <w:r>
        <w:rPr>
          <w:rFonts w:eastAsia="新細明體"/>
          <w:lang w:eastAsia="zh-TW"/>
        </w:rPr>
        <w:br/>
      </w:r>
      <w:r>
        <w:rPr>
          <w:rFonts w:eastAsia="新細明體" w:hint="eastAsia"/>
          <w:lang w:eastAsia="zh-TW"/>
        </w:rPr>
        <w:t xml:space="preserve"> </w:t>
      </w:r>
      <w:r>
        <w:rPr>
          <w:rFonts w:eastAsia="新細明體"/>
          <w:lang w:eastAsia="zh-TW"/>
        </w:rPr>
        <w:tab/>
      </w:r>
      <w:r>
        <w:rPr>
          <w:rFonts w:eastAsia="新細明體"/>
          <w:lang w:eastAsia="zh-TW"/>
        </w:rPr>
        <w:tab/>
      </w:r>
      <w:r>
        <w:rPr>
          <w:rFonts w:eastAsia="新細明體" w:hint="eastAsia"/>
          <w:lang w:eastAsia="zh-TW"/>
        </w:rPr>
        <w:t>2.Google</w:t>
      </w:r>
    </w:p>
    <w:p w14:paraId="30539B9F" w14:textId="49D04930" w:rsidR="00FA40AD" w:rsidRPr="00FA40AD" w:rsidRDefault="004C4ED3" w:rsidP="00FA40AD">
      <w:pPr>
        <w:pStyle w:val="ad"/>
        <w:numPr>
          <w:ilvl w:val="0"/>
          <w:numId w:val="13"/>
        </w:numPr>
        <w:ind w:leftChars="0"/>
        <w:rPr>
          <w:rFonts w:eastAsia="新細明體"/>
          <w:lang w:eastAsia="zh-TW"/>
        </w:rPr>
      </w:pPr>
      <w:r>
        <w:rPr>
          <w:rFonts w:eastAsia="新細明體"/>
          <w:lang w:eastAsia="zh-TW"/>
        </w:rPr>
        <w:t>I</w:t>
      </w:r>
      <w:r>
        <w:rPr>
          <w:rFonts w:eastAsia="新細明體" w:hint="eastAsia"/>
          <w:lang w:eastAsia="zh-TW"/>
        </w:rPr>
        <w:t>ntelligent chatbots</w:t>
      </w:r>
      <w:r w:rsidR="00FA40AD">
        <w:rPr>
          <w:rFonts w:eastAsia="新細明體"/>
          <w:lang w:eastAsia="zh-TW"/>
        </w:rPr>
        <w:br/>
      </w:r>
      <w:r w:rsidR="00FA40AD">
        <w:rPr>
          <w:rFonts w:eastAsia="新細明體"/>
          <w:lang w:eastAsia="zh-TW"/>
        </w:rPr>
        <w:br/>
      </w:r>
      <w:r w:rsidR="00FA40AD">
        <w:rPr>
          <w:rFonts w:eastAsia="新細明體" w:hint="eastAsia"/>
          <w:lang w:eastAsia="zh-TW"/>
        </w:rPr>
        <w:t xml:space="preserve"> </w:t>
      </w:r>
      <w:r w:rsidR="00FA40AD">
        <w:rPr>
          <w:rFonts w:eastAsia="新細明體"/>
          <w:lang w:eastAsia="zh-TW"/>
        </w:rPr>
        <w:tab/>
      </w:r>
      <w:r w:rsidR="00FA40AD" w:rsidRPr="00FA40AD">
        <w:rPr>
          <w:rFonts w:eastAsia="新細明體"/>
          <w:lang w:eastAsia="zh-TW"/>
        </w:rPr>
        <w:t>Intelligent chatbots are computer programs that simulate conversation with humans. They use AI techniques like natural language processing. They can answer questions, provide info, and are used in customer service, e-commerce, healthcare, and more. Some can learn from interactions and adapt to users.</w:t>
      </w:r>
      <w:r w:rsidR="00FA40AD">
        <w:rPr>
          <w:rFonts w:eastAsia="新細明體"/>
          <w:lang w:eastAsia="zh-TW"/>
        </w:rPr>
        <w:br/>
      </w:r>
      <w:r w:rsidR="00FA40AD">
        <w:rPr>
          <w:rFonts w:eastAsia="新細明體"/>
          <w:lang w:eastAsia="zh-TW"/>
        </w:rPr>
        <w:tab/>
      </w:r>
      <w:r w:rsidR="00FA40AD">
        <w:rPr>
          <w:rFonts w:eastAsia="新細明體"/>
          <w:lang w:eastAsia="zh-TW"/>
        </w:rPr>
        <w:br/>
      </w:r>
      <w:r w:rsidR="00FA40AD">
        <w:rPr>
          <w:rFonts w:eastAsia="新細明體" w:hint="eastAsia"/>
          <w:lang w:eastAsia="zh-TW"/>
        </w:rPr>
        <w:lastRenderedPageBreak/>
        <w:t>Frontier company</w:t>
      </w:r>
      <w:r w:rsidR="00FA40AD">
        <w:rPr>
          <w:rFonts w:eastAsia="新細明體"/>
          <w:lang w:eastAsia="zh-TW"/>
        </w:rPr>
        <w:tab/>
      </w:r>
      <w:r w:rsidR="00FA40AD">
        <w:rPr>
          <w:rFonts w:eastAsia="新細明體"/>
          <w:lang w:eastAsia="zh-TW"/>
        </w:rPr>
        <w:br/>
      </w:r>
      <w:r w:rsidR="00FA40AD">
        <w:rPr>
          <w:rFonts w:eastAsia="新細明體" w:hint="eastAsia"/>
          <w:lang w:eastAsia="zh-TW"/>
        </w:rPr>
        <w:t xml:space="preserve"> </w:t>
      </w:r>
      <w:r w:rsidR="00FA40AD">
        <w:rPr>
          <w:rFonts w:eastAsia="新細明體"/>
          <w:lang w:eastAsia="zh-TW"/>
        </w:rPr>
        <w:tab/>
      </w:r>
      <w:r w:rsidR="00FA40AD">
        <w:rPr>
          <w:rFonts w:eastAsia="新細明體"/>
          <w:lang w:eastAsia="zh-TW"/>
        </w:rPr>
        <w:tab/>
      </w:r>
      <w:r w:rsidR="00FA40AD">
        <w:rPr>
          <w:rFonts w:eastAsia="新細明體" w:hint="eastAsia"/>
          <w:lang w:eastAsia="zh-TW"/>
        </w:rPr>
        <w:t>1.Open AI</w:t>
      </w:r>
      <w:r w:rsidR="00FA40AD">
        <w:rPr>
          <w:rFonts w:eastAsia="新細明體"/>
          <w:lang w:eastAsia="zh-TW"/>
        </w:rPr>
        <w:br/>
      </w:r>
      <w:r w:rsidR="00FA40AD">
        <w:rPr>
          <w:rFonts w:eastAsia="新細明體" w:hint="eastAsia"/>
          <w:lang w:eastAsia="zh-TW"/>
        </w:rPr>
        <w:t xml:space="preserve"> </w:t>
      </w:r>
      <w:r w:rsidR="00FA40AD">
        <w:rPr>
          <w:rFonts w:eastAsia="新細明體"/>
          <w:lang w:eastAsia="zh-TW"/>
        </w:rPr>
        <w:tab/>
      </w:r>
      <w:r w:rsidR="00FA40AD">
        <w:rPr>
          <w:rFonts w:eastAsia="新細明體"/>
          <w:lang w:eastAsia="zh-TW"/>
        </w:rPr>
        <w:tab/>
      </w:r>
      <w:r w:rsidR="00FA40AD">
        <w:rPr>
          <w:rFonts w:eastAsia="新細明體" w:hint="eastAsia"/>
          <w:lang w:eastAsia="zh-TW"/>
        </w:rPr>
        <w:t>2.Google</w:t>
      </w:r>
      <w:r w:rsidR="00FA40AD">
        <w:rPr>
          <w:rFonts w:eastAsia="新細明體"/>
          <w:lang w:eastAsia="zh-TW"/>
        </w:rPr>
        <w:br/>
      </w:r>
      <w:r w:rsidR="00FA40AD">
        <w:rPr>
          <w:rFonts w:eastAsia="新細明體" w:hint="eastAsia"/>
          <w:lang w:eastAsia="zh-TW"/>
        </w:rPr>
        <w:t xml:space="preserve"> </w:t>
      </w:r>
      <w:r w:rsidR="00FA40AD">
        <w:rPr>
          <w:rFonts w:eastAsia="新細明體"/>
          <w:lang w:eastAsia="zh-TW"/>
        </w:rPr>
        <w:tab/>
      </w:r>
      <w:r w:rsidR="00FA40AD">
        <w:rPr>
          <w:rFonts w:eastAsia="新細明體"/>
          <w:lang w:eastAsia="zh-TW"/>
        </w:rPr>
        <w:tab/>
      </w:r>
      <w:r w:rsidR="00FA40AD">
        <w:rPr>
          <w:rFonts w:eastAsia="新細明體" w:hint="eastAsia"/>
          <w:lang w:eastAsia="zh-TW"/>
        </w:rPr>
        <w:t>3.</w:t>
      </w:r>
      <w:r w:rsidR="00FA40AD" w:rsidRPr="00FA40AD">
        <w:t xml:space="preserve"> </w:t>
      </w:r>
      <w:proofErr w:type="spellStart"/>
      <w:r w:rsidR="00FA40AD" w:rsidRPr="00FA40AD">
        <w:rPr>
          <w:rFonts w:eastAsia="新細明體"/>
          <w:lang w:eastAsia="zh-TW"/>
        </w:rPr>
        <w:t>Xiaodu</w:t>
      </w:r>
      <w:proofErr w:type="spellEnd"/>
    </w:p>
    <w:p w14:paraId="04FE9EFF" w14:textId="2B78C7A4" w:rsidR="00413F3E" w:rsidRPr="00413F3E" w:rsidRDefault="00413F3E" w:rsidP="00413F3E">
      <w:pPr>
        <w:rPr>
          <w:rFonts w:eastAsia="新細明體"/>
          <w:lang w:eastAsia="zh-TW"/>
        </w:rPr>
      </w:pPr>
    </w:p>
    <w:p w14:paraId="59F81871" w14:textId="269E9D23" w:rsidR="00FD0129" w:rsidRDefault="00FD0129" w:rsidP="0024328E">
      <w:pPr>
        <w:pStyle w:val="ab"/>
        <w:numPr>
          <w:ilvl w:val="0"/>
          <w:numId w:val="11"/>
        </w:numPr>
        <w:rPr>
          <w:rFonts w:eastAsia="新細明體"/>
          <w:lang w:eastAsia="zh-TW"/>
        </w:rPr>
      </w:pPr>
      <w:r w:rsidRPr="001D38CC">
        <w:t>Data Structures and Algorithms</w:t>
      </w:r>
    </w:p>
    <w:p w14:paraId="1A3391D2" w14:textId="60052FB0" w:rsidR="001B0AA1" w:rsidRDefault="00C51C2E" w:rsidP="0024328E">
      <w:pPr>
        <w:pStyle w:val="ad"/>
        <w:numPr>
          <w:ilvl w:val="0"/>
          <w:numId w:val="10"/>
        </w:numPr>
        <w:ind w:leftChars="0"/>
        <w:rPr>
          <w:rFonts w:eastAsia="新細明體"/>
          <w:lang w:eastAsia="zh-TW"/>
        </w:rPr>
      </w:pPr>
      <w:bookmarkStart w:id="7" w:name="_Hlk180935491"/>
      <w:r>
        <w:rPr>
          <w:noProof/>
        </w:rPr>
        <w:drawing>
          <wp:anchor distT="0" distB="0" distL="114300" distR="114300" simplePos="0" relativeHeight="251658241" behindDoc="1" locked="0" layoutInCell="1" allowOverlap="1" wp14:anchorId="44C46C7F" wp14:editId="365BA3A8">
            <wp:simplePos x="0" y="0"/>
            <wp:positionH relativeFrom="margin">
              <wp:posOffset>3562350</wp:posOffset>
            </wp:positionH>
            <wp:positionV relativeFrom="paragraph">
              <wp:posOffset>33020</wp:posOffset>
            </wp:positionV>
            <wp:extent cx="2162175" cy="1440815"/>
            <wp:effectExtent l="0" t="0" r="9525" b="6985"/>
            <wp:wrapTight wrapText="bothSides">
              <wp:wrapPolygon edited="0">
                <wp:start x="0" y="0"/>
                <wp:lineTo x="0" y="21419"/>
                <wp:lineTo x="21505" y="21419"/>
                <wp:lineTo x="21505" y="0"/>
                <wp:lineTo x="0" y="0"/>
              </wp:wrapPolygon>
            </wp:wrapTight>
            <wp:docPr id="1174608342" name="圖片 2" descr="5 Types of Algorithms You Must Learn About Today - Graet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Types of Algorithms You Must Learn About Today - Graetrepor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2175" cy="1440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AA1" w:rsidRPr="001B0AA1">
        <w:rPr>
          <w:rFonts w:eastAsia="新細明體"/>
          <w:lang w:eastAsia="zh-TW"/>
        </w:rPr>
        <w:t>Main role on society</w:t>
      </w:r>
      <w:r w:rsidRPr="00C51C2E">
        <w:t xml:space="preserve"> </w:t>
      </w:r>
    </w:p>
    <w:p w14:paraId="7C8B13BC" w14:textId="4265FBD4" w:rsidR="00801643" w:rsidRPr="00EB7FC6" w:rsidRDefault="00375191" w:rsidP="00801643">
      <w:pPr>
        <w:pStyle w:val="ad"/>
        <w:ind w:leftChars="0" w:left="840"/>
        <w:rPr>
          <w:rFonts w:eastAsia="新細明體"/>
          <w:lang w:eastAsia="zh-TW"/>
        </w:rPr>
      </w:pPr>
      <w:r w:rsidRPr="00375191">
        <w:rPr>
          <w:rFonts w:eastAsia="新細明體"/>
          <w:lang w:eastAsia="zh-TW"/>
        </w:rPr>
        <w:t>Data Structures and Algorithms</w:t>
      </w:r>
      <w:r w:rsidR="003D278F">
        <w:rPr>
          <w:rFonts w:eastAsia="新細明體" w:hint="eastAsia"/>
          <w:lang w:eastAsia="zh-TW"/>
        </w:rPr>
        <w:t xml:space="preserve"> play </w:t>
      </w:r>
      <w:proofErr w:type="gramStart"/>
      <w:r w:rsidR="003D278F">
        <w:rPr>
          <w:rFonts w:eastAsia="新細明體" w:hint="eastAsia"/>
          <w:lang w:eastAsia="zh-TW"/>
        </w:rPr>
        <w:t>a</w:t>
      </w:r>
      <w:proofErr w:type="gramEnd"/>
      <w:r w:rsidR="003D278F">
        <w:rPr>
          <w:rFonts w:eastAsia="新細明體" w:hint="eastAsia"/>
          <w:lang w:eastAsia="zh-TW"/>
        </w:rPr>
        <w:t xml:space="preserve"> </w:t>
      </w:r>
      <w:r w:rsidR="00E01E56">
        <w:rPr>
          <w:rFonts w:eastAsia="新細明體" w:hint="eastAsia"/>
          <w:lang w:eastAsia="zh-TW"/>
        </w:rPr>
        <w:t xml:space="preserve">ultimate essential role </w:t>
      </w:r>
      <w:proofErr w:type="gramStart"/>
      <w:r w:rsidR="00E01E56">
        <w:rPr>
          <w:rFonts w:eastAsia="新細明體" w:hint="eastAsia"/>
          <w:lang w:eastAsia="zh-TW"/>
        </w:rPr>
        <w:t>on</w:t>
      </w:r>
      <w:proofErr w:type="gramEnd"/>
      <w:r w:rsidR="00E01E56">
        <w:rPr>
          <w:rFonts w:eastAsia="新細明體" w:hint="eastAsia"/>
          <w:lang w:eastAsia="zh-TW"/>
        </w:rPr>
        <w:t xml:space="preserve"> a program even a company, i</w:t>
      </w:r>
      <w:r w:rsidR="001B3883">
        <w:rPr>
          <w:rFonts w:eastAsia="新細明體" w:hint="eastAsia"/>
          <w:lang w:eastAsia="zh-TW"/>
        </w:rPr>
        <w:t>t respon</w:t>
      </w:r>
      <w:r w:rsidR="00630E4E">
        <w:rPr>
          <w:rFonts w:eastAsia="新細明體" w:hint="eastAsia"/>
          <w:lang w:eastAsia="zh-TW"/>
        </w:rPr>
        <w:t>d to tackle the information you give</w:t>
      </w:r>
      <w:r w:rsidR="00EB7FC6">
        <w:rPr>
          <w:rFonts w:eastAsia="新細明體" w:hint="eastAsia"/>
          <w:lang w:eastAsia="zh-TW"/>
        </w:rPr>
        <w:t xml:space="preserve"> with </w:t>
      </w:r>
      <w:r w:rsidR="00EB7FC6">
        <w:rPr>
          <w:rFonts w:eastAsia="新細明體"/>
          <w:lang w:eastAsia="zh-TW"/>
        </w:rPr>
        <w:t>the</w:t>
      </w:r>
      <w:r w:rsidR="00EB7FC6">
        <w:rPr>
          <w:rFonts w:eastAsia="新細明體" w:hint="eastAsia"/>
          <w:lang w:eastAsia="zh-TW"/>
        </w:rPr>
        <w:t xml:space="preserve"> high efficiency and low cost of times has to rely on a </w:t>
      </w:r>
      <w:r w:rsidR="00E538B6">
        <w:rPr>
          <w:rFonts w:eastAsia="新細明體" w:hint="eastAsia"/>
          <w:lang w:eastAsia="zh-TW"/>
        </w:rPr>
        <w:t>flexible and intelligent algorithm.</w:t>
      </w:r>
    </w:p>
    <w:p w14:paraId="476DE5A7" w14:textId="3ED67901" w:rsidR="001B0AA1" w:rsidRDefault="001B0AA1" w:rsidP="0024328E">
      <w:pPr>
        <w:pStyle w:val="ad"/>
        <w:numPr>
          <w:ilvl w:val="0"/>
          <w:numId w:val="10"/>
        </w:numPr>
        <w:ind w:leftChars="0"/>
        <w:rPr>
          <w:rFonts w:eastAsia="新細明體"/>
          <w:lang w:eastAsia="zh-TW"/>
        </w:rPr>
      </w:pPr>
      <w:r w:rsidRPr="001B0AA1">
        <w:rPr>
          <w:rFonts w:eastAsia="新細明體"/>
          <w:lang w:eastAsia="zh-TW"/>
        </w:rPr>
        <w:t>Description</w:t>
      </w:r>
      <w:r w:rsidR="00EE0E34">
        <w:rPr>
          <w:rFonts w:eastAsia="新細明體"/>
          <w:lang w:eastAsia="zh-TW"/>
        </w:rPr>
        <w:br/>
      </w:r>
      <w:r w:rsidR="00D56167">
        <w:rPr>
          <w:rFonts w:eastAsia="新細明體" w:hint="eastAsia"/>
          <w:lang w:eastAsia="zh-TW"/>
        </w:rPr>
        <w:t xml:space="preserve"> </w:t>
      </w:r>
      <w:r w:rsidR="00D56167">
        <w:rPr>
          <w:rFonts w:eastAsia="新細明體"/>
          <w:lang w:eastAsia="zh-TW"/>
        </w:rPr>
        <w:tab/>
      </w:r>
      <w:r w:rsidR="00D56167" w:rsidRPr="00D56167">
        <w:rPr>
          <w:rFonts w:eastAsia="新細明體"/>
          <w:lang w:eastAsia="zh-TW"/>
        </w:rPr>
        <w:t>Data structures are ways of organizing and storing data in a computer so that it can be accessed and manipulated efficiently</w:t>
      </w:r>
      <w:r w:rsidR="00D56167">
        <w:rPr>
          <w:rFonts w:eastAsia="新細明體" w:hint="eastAsia"/>
          <w:lang w:eastAsia="zh-TW"/>
        </w:rPr>
        <w:t xml:space="preserve"> while </w:t>
      </w:r>
      <w:r w:rsidR="00D56167" w:rsidRPr="00D56167">
        <w:rPr>
          <w:rFonts w:eastAsia="新細明體"/>
          <w:lang w:eastAsia="zh-TW"/>
        </w:rPr>
        <w:t>Algorithms</w:t>
      </w:r>
      <w:r w:rsidR="00D56167">
        <w:rPr>
          <w:rFonts w:eastAsia="新細明體" w:hint="eastAsia"/>
          <w:lang w:eastAsia="zh-TW"/>
        </w:rPr>
        <w:t xml:space="preserve"> </w:t>
      </w:r>
      <w:r w:rsidR="00D56167" w:rsidRPr="00D56167">
        <w:rPr>
          <w:rFonts w:eastAsia="新細明體"/>
          <w:lang w:eastAsia="zh-TW"/>
        </w:rPr>
        <w:t>are step-by-step procedures for performing specific tasks or solving particular problems.</w:t>
      </w:r>
    </w:p>
    <w:p w14:paraId="4F70F59E" w14:textId="27DCA042" w:rsidR="00D56167" w:rsidRPr="00C054B9" w:rsidRDefault="00D56167" w:rsidP="00C054B9">
      <w:pPr>
        <w:pStyle w:val="ad"/>
        <w:ind w:left="440"/>
        <w:rPr>
          <w:rFonts w:eastAsia="新細明體"/>
          <w:lang w:eastAsia="zh-TW"/>
        </w:rPr>
      </w:pPr>
      <w:r>
        <w:rPr>
          <w:rFonts w:eastAsia="新細明體" w:hint="eastAsia"/>
          <w:lang w:eastAsia="zh-TW"/>
        </w:rPr>
        <w:t xml:space="preserve"> </w:t>
      </w:r>
      <w:r>
        <w:rPr>
          <w:rFonts w:eastAsia="新細明體"/>
          <w:lang w:eastAsia="zh-TW"/>
        </w:rPr>
        <w:tab/>
      </w:r>
      <w:r w:rsidR="009201D6" w:rsidRPr="009201D6">
        <w:rPr>
          <w:rFonts w:eastAsia="新細明體"/>
          <w:lang w:eastAsia="zh-TW"/>
        </w:rPr>
        <w:t>In Everyday Life</w:t>
      </w:r>
      <w:r w:rsidR="00C054B9">
        <w:rPr>
          <w:rFonts w:eastAsia="新細明體" w:hint="eastAsia"/>
          <w:lang w:eastAsia="zh-TW"/>
        </w:rPr>
        <w:t xml:space="preserve">, </w:t>
      </w:r>
      <w:r w:rsidR="009201D6" w:rsidRPr="00C054B9">
        <w:rPr>
          <w:rFonts w:eastAsia="新細明體"/>
          <w:lang w:eastAsia="zh-TW"/>
        </w:rPr>
        <w:t xml:space="preserve">Efficient apps and services: They ensure that the apps and software we use </w:t>
      </w:r>
      <w:r w:rsidR="00C054B9" w:rsidRPr="00C054B9">
        <w:rPr>
          <w:rFonts w:eastAsia="新細明體"/>
          <w:lang w:eastAsia="zh-TW"/>
        </w:rPr>
        <w:t>daily</w:t>
      </w:r>
      <w:r w:rsidR="009201D6" w:rsidRPr="00C054B9">
        <w:rPr>
          <w:rFonts w:eastAsia="新細明體"/>
          <w:lang w:eastAsia="zh-TW"/>
        </w:rPr>
        <w:t>, such as search engines, navigation apps, and social media platforms, run smoothly and respond quickly. This leads to a better user experience and saves time.</w:t>
      </w:r>
      <w:r w:rsidR="00C054B9">
        <w:rPr>
          <w:rFonts w:eastAsia="新細明體" w:hint="eastAsia"/>
          <w:lang w:eastAsia="zh-TW"/>
        </w:rPr>
        <w:t xml:space="preserve"> </w:t>
      </w:r>
      <w:r w:rsidR="009201D6" w:rsidRPr="00C054B9">
        <w:rPr>
          <w:rFonts w:eastAsia="新細明體"/>
          <w:lang w:eastAsia="zh-TW"/>
        </w:rPr>
        <w:t>Personalized recommendations: Power recommendation systems that suggest products, movies, music, and other content based on our preferences and past behavior. This helps us discover new things and saves us the effort of searching through large amounts of data.</w:t>
      </w:r>
    </w:p>
    <w:p w14:paraId="3CE7432C" w14:textId="517651E2" w:rsidR="009201D6" w:rsidRPr="00C054B9" w:rsidRDefault="009201D6" w:rsidP="00C054B9">
      <w:pPr>
        <w:pStyle w:val="ad"/>
        <w:ind w:left="440"/>
        <w:rPr>
          <w:rFonts w:eastAsia="新細明體"/>
          <w:lang w:eastAsia="zh-TW"/>
        </w:rPr>
      </w:pPr>
      <w:r>
        <w:rPr>
          <w:rFonts w:eastAsia="新細明體"/>
          <w:lang w:eastAsia="zh-TW"/>
        </w:rPr>
        <w:tab/>
      </w:r>
      <w:r w:rsidR="00C054B9" w:rsidRPr="00C054B9">
        <w:rPr>
          <w:rFonts w:eastAsia="新細明體"/>
          <w:lang w:eastAsia="zh-TW"/>
        </w:rPr>
        <w:t>In Science and Technology</w:t>
      </w:r>
      <w:r w:rsidR="00C054B9">
        <w:rPr>
          <w:rFonts w:eastAsia="新細明體" w:hint="eastAsia"/>
          <w:lang w:eastAsia="zh-TW"/>
        </w:rPr>
        <w:t xml:space="preserve">, </w:t>
      </w:r>
      <w:r w:rsidR="00C054B9" w:rsidRPr="00C054B9">
        <w:rPr>
          <w:rFonts w:eastAsia="新細明體"/>
          <w:lang w:eastAsia="zh-TW"/>
        </w:rPr>
        <w:t>Scientific research: Used in various scientific fields for tasks such as simulating complex systems, analyzing experimental data, and solving optimization problems. This can lead to new discoveries and advancements in areas such as medicine, physics, and engineering.</w:t>
      </w:r>
      <w:r w:rsidR="00C054B9">
        <w:rPr>
          <w:rFonts w:eastAsia="新細明體" w:hint="eastAsia"/>
          <w:lang w:eastAsia="zh-TW"/>
        </w:rPr>
        <w:t xml:space="preserve"> </w:t>
      </w:r>
      <w:r w:rsidR="00C054B9" w:rsidRPr="00C054B9">
        <w:rPr>
          <w:rFonts w:eastAsia="新細明體"/>
          <w:lang w:eastAsia="zh-TW"/>
        </w:rPr>
        <w:t>Technology innovation: Drive the development of new technologies and applications, such as self-driving cars, smart homes, and personalized healthcare. These innovations can improve our quality of life and solve some of the world's most pressing problems.</w:t>
      </w:r>
    </w:p>
    <w:p w14:paraId="00EDDCF2" w14:textId="6CA7AA88" w:rsidR="00E5090F" w:rsidRDefault="001B0AA1" w:rsidP="0024328E">
      <w:pPr>
        <w:pStyle w:val="ad"/>
        <w:numPr>
          <w:ilvl w:val="0"/>
          <w:numId w:val="10"/>
        </w:numPr>
        <w:ind w:leftChars="0"/>
        <w:rPr>
          <w:rFonts w:eastAsia="新細明體"/>
          <w:lang w:eastAsia="zh-TW"/>
        </w:rPr>
      </w:pPr>
      <w:r w:rsidRPr="001B0AA1">
        <w:rPr>
          <w:rFonts w:eastAsia="新細明體"/>
          <w:lang w:eastAsia="zh-TW"/>
        </w:rPr>
        <w:t>Related product or technic</w:t>
      </w:r>
    </w:p>
    <w:p w14:paraId="206E400E" w14:textId="77777777" w:rsidR="005D2F8B" w:rsidRDefault="00E70DE4" w:rsidP="005D2F8B">
      <w:pPr>
        <w:pStyle w:val="ad"/>
        <w:numPr>
          <w:ilvl w:val="1"/>
          <w:numId w:val="14"/>
        </w:numPr>
        <w:ind w:leftChars="0"/>
        <w:rPr>
          <w:rFonts w:eastAsia="新細明體"/>
          <w:lang w:eastAsia="zh-TW"/>
        </w:rPr>
      </w:pPr>
      <w:r w:rsidRPr="00E70DE4">
        <w:rPr>
          <w:rFonts w:eastAsia="新細明體"/>
          <w:lang w:eastAsia="zh-TW"/>
        </w:rPr>
        <w:t>Optimization</w:t>
      </w:r>
      <w:r w:rsidR="005D2F8B">
        <w:rPr>
          <w:rFonts w:eastAsia="新細明體"/>
          <w:lang w:eastAsia="zh-TW"/>
        </w:rPr>
        <w:br/>
      </w:r>
      <w:r w:rsidR="005D2F8B">
        <w:rPr>
          <w:rFonts w:eastAsia="新細明體"/>
          <w:lang w:eastAsia="zh-TW"/>
        </w:rPr>
        <w:br/>
      </w:r>
      <w:r w:rsidR="005D2F8B">
        <w:rPr>
          <w:rFonts w:eastAsia="新細明體" w:hint="eastAsia"/>
          <w:lang w:eastAsia="zh-TW"/>
        </w:rPr>
        <w:lastRenderedPageBreak/>
        <w:t xml:space="preserve"> </w:t>
      </w:r>
      <w:r w:rsidR="005D2F8B">
        <w:rPr>
          <w:rFonts w:eastAsia="新細明體"/>
          <w:lang w:eastAsia="zh-TW"/>
        </w:rPr>
        <w:tab/>
      </w:r>
      <w:r w:rsidR="005D2F8B" w:rsidRPr="005D2F8B">
        <w:rPr>
          <w:rFonts w:eastAsia="新細明體"/>
          <w:lang w:eastAsia="zh-TW"/>
        </w:rPr>
        <w:t>For optimization, there's index optimization (creating indexes on query fields), query optimization (avoiding full table scans), storage optimization (choosing proper engines and data types), and cache optimization (using database and application caches). In algorithms, sorting algorithms are used for query results. Index construction algorithms like B-trees and B+ trees are crucial. Join algorithms (nested loop join, hash join, etc.) are used for multi-table joins. Data compression algorithms save storage space.</w:t>
      </w:r>
      <w:r w:rsidR="005D2F8B">
        <w:rPr>
          <w:rFonts w:eastAsia="新細明體"/>
          <w:lang w:eastAsia="zh-TW"/>
        </w:rPr>
        <w:br/>
      </w:r>
      <w:r w:rsidR="005D2F8B">
        <w:rPr>
          <w:rFonts w:eastAsia="新細明體"/>
          <w:lang w:eastAsia="zh-TW"/>
        </w:rPr>
        <w:tab/>
      </w:r>
      <w:r w:rsidR="005D2F8B">
        <w:rPr>
          <w:rFonts w:eastAsia="新細明體" w:hint="eastAsia"/>
          <w:lang w:eastAsia="zh-TW"/>
        </w:rPr>
        <w:t>Frontier Company</w:t>
      </w:r>
    </w:p>
    <w:p w14:paraId="409C2CC8" w14:textId="57E0C3BC" w:rsidR="005D2F8B" w:rsidRDefault="005D2F8B" w:rsidP="005D2F8B">
      <w:pPr>
        <w:pStyle w:val="ad"/>
        <w:numPr>
          <w:ilvl w:val="3"/>
          <w:numId w:val="14"/>
        </w:numPr>
        <w:ind w:leftChars="0"/>
        <w:rPr>
          <w:rFonts w:eastAsia="新細明體"/>
          <w:lang w:eastAsia="zh-TW"/>
        </w:rPr>
      </w:pPr>
      <w:r>
        <w:rPr>
          <w:rFonts w:eastAsia="新細明體" w:hint="eastAsia"/>
          <w:lang w:eastAsia="zh-TW"/>
        </w:rPr>
        <w:t>Oracle</w:t>
      </w:r>
    </w:p>
    <w:p w14:paraId="426ECA60" w14:textId="3A5F0949" w:rsidR="005D2F8B" w:rsidRDefault="0043725B" w:rsidP="005D2F8B">
      <w:pPr>
        <w:pStyle w:val="ad"/>
        <w:numPr>
          <w:ilvl w:val="3"/>
          <w:numId w:val="14"/>
        </w:numPr>
        <w:ind w:leftChars="0"/>
        <w:rPr>
          <w:rFonts w:eastAsia="新細明體"/>
          <w:lang w:eastAsia="zh-TW"/>
        </w:rPr>
      </w:pPr>
      <w:r>
        <w:rPr>
          <w:rFonts w:eastAsia="新細明體"/>
          <w:lang w:eastAsia="zh-TW"/>
        </w:rPr>
        <w:t>Microsoft</w:t>
      </w:r>
    </w:p>
    <w:p w14:paraId="55C9AC58" w14:textId="45E5E993" w:rsidR="005D2F8B" w:rsidRDefault="005D2F8B" w:rsidP="005D2F8B">
      <w:pPr>
        <w:pStyle w:val="ad"/>
        <w:numPr>
          <w:ilvl w:val="3"/>
          <w:numId w:val="14"/>
        </w:numPr>
        <w:ind w:leftChars="0"/>
        <w:rPr>
          <w:rFonts w:eastAsia="新細明體"/>
          <w:lang w:eastAsia="zh-TW"/>
        </w:rPr>
      </w:pPr>
      <w:r>
        <w:rPr>
          <w:rFonts w:eastAsia="新細明體" w:hint="eastAsia"/>
          <w:lang w:eastAsia="zh-TW"/>
        </w:rPr>
        <w:t>IBM</w:t>
      </w:r>
    </w:p>
    <w:p w14:paraId="0D845D33" w14:textId="2F5696EC" w:rsidR="00E70DE4" w:rsidRPr="005D2F8B" w:rsidRDefault="00E70DE4" w:rsidP="005D2F8B">
      <w:pPr>
        <w:rPr>
          <w:rFonts w:eastAsia="新細明體"/>
          <w:lang w:eastAsia="zh-TW"/>
        </w:rPr>
      </w:pPr>
    </w:p>
    <w:p w14:paraId="1FAADA05" w14:textId="3310016B" w:rsidR="00FA40AD" w:rsidRDefault="00FA40AD" w:rsidP="0024328E">
      <w:pPr>
        <w:pStyle w:val="ad"/>
        <w:numPr>
          <w:ilvl w:val="1"/>
          <w:numId w:val="14"/>
        </w:numPr>
        <w:ind w:leftChars="0"/>
        <w:rPr>
          <w:rFonts w:eastAsia="新細明體"/>
          <w:lang w:eastAsia="zh-TW"/>
        </w:rPr>
      </w:pPr>
      <w:r w:rsidRPr="00FA40AD">
        <w:rPr>
          <w:rFonts w:eastAsia="新細明體"/>
          <w:lang w:eastAsia="zh-TW"/>
        </w:rPr>
        <w:t>Programming Language Compilers</w:t>
      </w:r>
      <w:r>
        <w:rPr>
          <w:rFonts w:eastAsia="新細明體"/>
          <w:lang w:eastAsia="zh-TW"/>
        </w:rPr>
        <w:br/>
      </w:r>
      <w:r>
        <w:rPr>
          <w:rFonts w:eastAsia="新細明體"/>
          <w:lang w:eastAsia="zh-TW"/>
        </w:rPr>
        <w:br/>
      </w:r>
      <w:r>
        <w:rPr>
          <w:rFonts w:eastAsia="新細明體" w:hint="eastAsia"/>
          <w:lang w:eastAsia="zh-TW"/>
        </w:rPr>
        <w:t xml:space="preserve"> </w:t>
      </w:r>
      <w:r>
        <w:rPr>
          <w:rFonts w:eastAsia="新細明體"/>
          <w:lang w:eastAsia="zh-TW"/>
        </w:rPr>
        <w:tab/>
      </w:r>
      <w:r w:rsidRPr="00FA40AD">
        <w:rPr>
          <w:rFonts w:eastAsia="新細明體"/>
          <w:lang w:eastAsia="zh-TW"/>
        </w:rPr>
        <w:t>Compilers use various data structures and algorithms for parsing source code, optimizing code generation, and managing symbol tables. For example, compilers for languages like C++, Java, and Python.</w:t>
      </w:r>
      <w:r>
        <w:rPr>
          <w:rFonts w:eastAsia="新細明體"/>
          <w:lang w:eastAsia="zh-TW"/>
        </w:rPr>
        <w:br/>
      </w:r>
      <w:r>
        <w:rPr>
          <w:rFonts w:eastAsia="新細明體" w:hint="eastAsia"/>
          <w:lang w:eastAsia="zh-TW"/>
        </w:rPr>
        <w:t xml:space="preserve"> </w:t>
      </w:r>
      <w:r>
        <w:rPr>
          <w:rFonts w:eastAsia="新細明體"/>
          <w:lang w:eastAsia="zh-TW"/>
        </w:rPr>
        <w:tab/>
      </w:r>
      <w:r>
        <w:rPr>
          <w:rFonts w:eastAsia="新細明體" w:hint="eastAsia"/>
          <w:lang w:eastAsia="zh-TW"/>
        </w:rPr>
        <w:t>Frontier Company</w:t>
      </w:r>
    </w:p>
    <w:p w14:paraId="15D77B82" w14:textId="678A2F80" w:rsidR="00FA40AD" w:rsidRDefault="00FA40AD" w:rsidP="00FA40AD">
      <w:pPr>
        <w:pStyle w:val="ad"/>
        <w:numPr>
          <w:ilvl w:val="3"/>
          <w:numId w:val="14"/>
        </w:numPr>
        <w:ind w:leftChars="0"/>
        <w:rPr>
          <w:rFonts w:eastAsia="新細明體"/>
          <w:lang w:eastAsia="zh-TW"/>
        </w:rPr>
      </w:pPr>
      <w:proofErr w:type="spellStart"/>
      <w:r>
        <w:rPr>
          <w:rFonts w:eastAsia="新細明體" w:hint="eastAsia"/>
          <w:lang w:eastAsia="zh-TW"/>
        </w:rPr>
        <w:t>JetBrain</w:t>
      </w:r>
      <w:proofErr w:type="spellEnd"/>
    </w:p>
    <w:p w14:paraId="1D7F8C55" w14:textId="68AB575F" w:rsidR="00FA40AD" w:rsidRDefault="00FA40AD" w:rsidP="00FA40AD">
      <w:pPr>
        <w:pStyle w:val="ad"/>
        <w:numPr>
          <w:ilvl w:val="3"/>
          <w:numId w:val="14"/>
        </w:numPr>
        <w:ind w:leftChars="0"/>
        <w:rPr>
          <w:rFonts w:eastAsia="新細明體"/>
          <w:lang w:eastAsia="zh-TW"/>
        </w:rPr>
      </w:pPr>
      <w:r>
        <w:rPr>
          <w:rFonts w:eastAsia="新細明體" w:hint="eastAsia"/>
          <w:lang w:eastAsia="zh-TW"/>
        </w:rPr>
        <w:t>Dev C++</w:t>
      </w:r>
    </w:p>
    <w:p w14:paraId="7B7EA9F0" w14:textId="77777777" w:rsidR="00FA40AD" w:rsidRDefault="00FA40AD" w:rsidP="00FA40AD">
      <w:pPr>
        <w:pStyle w:val="ad"/>
        <w:numPr>
          <w:ilvl w:val="1"/>
          <w:numId w:val="14"/>
        </w:numPr>
        <w:ind w:leftChars="0"/>
        <w:rPr>
          <w:rFonts w:eastAsia="新細明體"/>
          <w:lang w:eastAsia="zh-TW"/>
        </w:rPr>
      </w:pPr>
      <w:r w:rsidRPr="00FA40AD">
        <w:rPr>
          <w:rFonts w:eastAsia="新細明體"/>
          <w:lang w:eastAsia="zh-TW"/>
        </w:rPr>
        <w:t>Search Engines</w:t>
      </w:r>
      <w:r>
        <w:rPr>
          <w:rFonts w:eastAsia="新細明體"/>
          <w:lang w:eastAsia="zh-TW"/>
        </w:rPr>
        <w:br/>
      </w:r>
      <w:r>
        <w:rPr>
          <w:rFonts w:eastAsia="新細明體"/>
          <w:lang w:eastAsia="zh-TW"/>
        </w:rPr>
        <w:br/>
      </w:r>
      <w:r>
        <w:rPr>
          <w:rFonts w:eastAsia="新細明體" w:hint="eastAsia"/>
          <w:lang w:eastAsia="zh-TW"/>
        </w:rPr>
        <w:t xml:space="preserve"> </w:t>
      </w:r>
      <w:r>
        <w:rPr>
          <w:rFonts w:eastAsia="新細明體"/>
          <w:lang w:eastAsia="zh-TW"/>
        </w:rPr>
        <w:tab/>
      </w:r>
      <w:r w:rsidRPr="00FA40AD">
        <w:rPr>
          <w:rFonts w:eastAsia="新細明體"/>
          <w:lang w:eastAsia="zh-TW"/>
        </w:rPr>
        <w:t>Search engines employ complex data structures and algorithms for indexing web pages and quickly retrieving relevant results. For instance, Google uses algorithms like PageRank and data structures like inverted indexes.</w:t>
      </w:r>
      <w:r>
        <w:rPr>
          <w:rFonts w:eastAsia="新細明體"/>
          <w:lang w:eastAsia="zh-TW"/>
        </w:rPr>
        <w:br/>
      </w:r>
      <w:r>
        <w:rPr>
          <w:rFonts w:eastAsia="新細明體"/>
          <w:lang w:eastAsia="zh-TW"/>
        </w:rPr>
        <w:tab/>
      </w:r>
      <w:r>
        <w:rPr>
          <w:rFonts w:eastAsia="新細明體" w:hint="eastAsia"/>
          <w:lang w:eastAsia="zh-TW"/>
        </w:rPr>
        <w:t>Frontier Company</w:t>
      </w:r>
    </w:p>
    <w:p w14:paraId="454A5A71" w14:textId="0889D8D8" w:rsidR="00FA40AD" w:rsidRDefault="00FA40AD" w:rsidP="00FA40AD">
      <w:pPr>
        <w:pStyle w:val="ad"/>
        <w:numPr>
          <w:ilvl w:val="3"/>
          <w:numId w:val="14"/>
        </w:numPr>
        <w:ind w:leftChars="0"/>
        <w:rPr>
          <w:rFonts w:eastAsia="新細明體"/>
          <w:lang w:eastAsia="zh-TW"/>
        </w:rPr>
      </w:pPr>
      <w:r>
        <w:rPr>
          <w:rFonts w:eastAsia="新細明體" w:hint="eastAsia"/>
          <w:lang w:eastAsia="zh-TW"/>
        </w:rPr>
        <w:t>Google</w:t>
      </w:r>
    </w:p>
    <w:p w14:paraId="3473BFB2" w14:textId="705BE64E" w:rsidR="00FA40AD" w:rsidRPr="00FA40AD" w:rsidRDefault="00FA40AD" w:rsidP="00FA40AD">
      <w:pPr>
        <w:pStyle w:val="ad"/>
        <w:numPr>
          <w:ilvl w:val="3"/>
          <w:numId w:val="14"/>
        </w:numPr>
        <w:ind w:leftChars="0"/>
        <w:rPr>
          <w:rFonts w:eastAsia="新細明體"/>
          <w:lang w:eastAsia="zh-TW"/>
        </w:rPr>
      </w:pPr>
      <w:r>
        <w:rPr>
          <w:rFonts w:eastAsia="新細明體" w:hint="eastAsia"/>
          <w:lang w:eastAsia="zh-TW"/>
        </w:rPr>
        <w:t>Baidu</w:t>
      </w:r>
    </w:p>
    <w:bookmarkEnd w:id="7"/>
    <w:p w14:paraId="1DCE98CB" w14:textId="4103BF18" w:rsidR="00FD0129" w:rsidRDefault="00FD0129" w:rsidP="00FA40AD">
      <w:pPr>
        <w:pStyle w:val="ab"/>
        <w:ind w:left="480"/>
        <w:rPr>
          <w:rFonts w:eastAsia="新細明體"/>
          <w:lang w:eastAsia="zh-TW"/>
        </w:rPr>
      </w:pPr>
      <w:r w:rsidRPr="001D38CC">
        <w:t>Computer Networks</w:t>
      </w:r>
    </w:p>
    <w:p w14:paraId="4A3EC534" w14:textId="7EA5C76E" w:rsidR="00056376" w:rsidRPr="004154F6" w:rsidRDefault="00DA4C5E" w:rsidP="0024328E">
      <w:pPr>
        <w:pStyle w:val="ad"/>
        <w:numPr>
          <w:ilvl w:val="0"/>
          <w:numId w:val="15"/>
        </w:numPr>
        <w:ind w:leftChars="0"/>
        <w:rPr>
          <w:rFonts w:eastAsia="新細明體"/>
          <w:lang w:eastAsia="zh-TW"/>
        </w:rPr>
      </w:pPr>
      <w:r>
        <w:rPr>
          <w:noProof/>
        </w:rPr>
        <w:lastRenderedPageBreak/>
        <w:drawing>
          <wp:anchor distT="0" distB="0" distL="114300" distR="114300" simplePos="0" relativeHeight="251658242" behindDoc="1" locked="0" layoutInCell="1" allowOverlap="1" wp14:anchorId="79E37ADE" wp14:editId="51A33232">
            <wp:simplePos x="0" y="0"/>
            <wp:positionH relativeFrom="margin">
              <wp:posOffset>3600450</wp:posOffset>
            </wp:positionH>
            <wp:positionV relativeFrom="paragraph">
              <wp:posOffset>26670</wp:posOffset>
            </wp:positionV>
            <wp:extent cx="2125980" cy="1417320"/>
            <wp:effectExtent l="0" t="0" r="7620" b="0"/>
            <wp:wrapTight wrapText="bothSides">
              <wp:wrapPolygon edited="0">
                <wp:start x="0" y="0"/>
                <wp:lineTo x="0" y="21194"/>
                <wp:lineTo x="21484" y="21194"/>
                <wp:lineTo x="21484" y="0"/>
                <wp:lineTo x="0" y="0"/>
              </wp:wrapPolygon>
            </wp:wrapTight>
            <wp:docPr id="1629674379" name="圖片 3" descr="What is Computer Networking? - Green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Computer Networking? - GreenClou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5980" cy="14173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56376" w:rsidRPr="004154F6">
        <w:rPr>
          <w:rFonts w:eastAsia="新細明體"/>
          <w:lang w:eastAsia="zh-TW"/>
        </w:rPr>
        <w:t>i</w:t>
      </w:r>
      <w:proofErr w:type="spellEnd"/>
      <w:r w:rsidR="00056376" w:rsidRPr="004154F6">
        <w:rPr>
          <w:rFonts w:eastAsia="新細明體"/>
          <w:lang w:eastAsia="zh-TW"/>
        </w:rPr>
        <w:t>.</w:t>
      </w:r>
      <w:r w:rsidR="00056376" w:rsidRPr="004154F6">
        <w:rPr>
          <w:rFonts w:eastAsia="新細明體"/>
          <w:lang w:eastAsia="zh-TW"/>
        </w:rPr>
        <w:tab/>
        <w:t>Main role on society</w:t>
      </w:r>
      <w:r w:rsidRPr="004154F6">
        <w:rPr>
          <w:rFonts w:eastAsia="新細明體"/>
          <w:lang w:eastAsia="zh-TW"/>
        </w:rPr>
        <w:br/>
      </w:r>
      <w:r w:rsidRPr="004154F6">
        <w:rPr>
          <w:rFonts w:eastAsia="新細明體" w:hint="eastAsia"/>
          <w:lang w:eastAsia="zh-TW"/>
        </w:rPr>
        <w:t xml:space="preserve"> </w:t>
      </w:r>
      <w:r w:rsidRPr="004154F6">
        <w:rPr>
          <w:rFonts w:eastAsia="新細明體"/>
          <w:lang w:eastAsia="zh-TW"/>
        </w:rPr>
        <w:tab/>
      </w:r>
      <w:r w:rsidR="002F4DDF" w:rsidRPr="004154F6">
        <w:rPr>
          <w:rFonts w:eastAsia="新細明體" w:hint="eastAsia"/>
          <w:lang w:eastAsia="zh-TW"/>
        </w:rPr>
        <w:t xml:space="preserve"> </w:t>
      </w:r>
      <w:r w:rsidR="002F4DDF" w:rsidRPr="004154F6">
        <w:rPr>
          <w:rFonts w:eastAsia="新細明體"/>
          <w:lang w:eastAsia="zh-TW"/>
        </w:rPr>
        <w:tab/>
      </w:r>
      <w:r w:rsidR="00794D0C" w:rsidRPr="004154F6">
        <w:rPr>
          <w:rFonts w:eastAsia="新細明體" w:hint="eastAsia"/>
          <w:lang w:eastAsia="zh-TW"/>
        </w:rPr>
        <w:t xml:space="preserve">With no doubts, </w:t>
      </w:r>
      <w:r w:rsidR="002F4DDF" w:rsidRPr="004154F6">
        <w:rPr>
          <w:rFonts w:eastAsia="新細明體" w:hint="eastAsia"/>
          <w:lang w:eastAsia="zh-TW"/>
        </w:rPr>
        <w:t xml:space="preserve">Computer Networks is the crucial part of this </w:t>
      </w:r>
      <w:r w:rsidR="00794D0C" w:rsidRPr="004154F6">
        <w:rPr>
          <w:rFonts w:eastAsia="新細明體" w:hint="eastAsia"/>
          <w:lang w:eastAsia="zh-TW"/>
        </w:rPr>
        <w:t xml:space="preserve">era. Computer Networks help people connect to </w:t>
      </w:r>
      <w:r w:rsidR="0048289E" w:rsidRPr="004154F6">
        <w:rPr>
          <w:rFonts w:eastAsia="新細明體"/>
          <w:lang w:eastAsia="zh-TW"/>
        </w:rPr>
        <w:t>the internet</w:t>
      </w:r>
      <w:r w:rsidR="00686733" w:rsidRPr="004154F6">
        <w:rPr>
          <w:rFonts w:eastAsia="新細明體" w:hint="eastAsia"/>
          <w:lang w:eastAsia="zh-TW"/>
        </w:rPr>
        <w:t xml:space="preserve"> so that people can chat toget</w:t>
      </w:r>
      <w:r w:rsidR="00197D98" w:rsidRPr="004154F6">
        <w:rPr>
          <w:rFonts w:eastAsia="新細明體" w:hint="eastAsia"/>
          <w:lang w:eastAsia="zh-TW"/>
        </w:rPr>
        <w:t>her without face to face</w:t>
      </w:r>
      <w:r w:rsidR="00121228" w:rsidRPr="004154F6">
        <w:rPr>
          <w:rFonts w:eastAsia="新細明體" w:hint="eastAsia"/>
          <w:lang w:eastAsia="zh-TW"/>
        </w:rPr>
        <w:t>.</w:t>
      </w:r>
      <w:r w:rsidR="00AC7A07" w:rsidRPr="004154F6">
        <w:rPr>
          <w:rFonts w:eastAsia="新細明體" w:hint="eastAsia"/>
          <w:lang w:eastAsia="zh-TW"/>
        </w:rPr>
        <w:t xml:space="preserve"> Along with the development of computer networks, it </w:t>
      </w:r>
      <w:proofErr w:type="gramStart"/>
      <w:r w:rsidR="00A82FAF" w:rsidRPr="004154F6">
        <w:rPr>
          <w:rFonts w:eastAsia="新細明體" w:hint="eastAsia"/>
          <w:lang w:eastAsia="zh-TW"/>
        </w:rPr>
        <w:t>actually has</w:t>
      </w:r>
      <w:proofErr w:type="gramEnd"/>
      <w:r w:rsidR="00A82FAF" w:rsidRPr="004154F6">
        <w:rPr>
          <w:rFonts w:eastAsia="新細明體" w:hint="eastAsia"/>
          <w:lang w:eastAsia="zh-TW"/>
        </w:rPr>
        <w:t xml:space="preserve"> different functions to </w:t>
      </w:r>
      <w:proofErr w:type="spellStart"/>
      <w:r w:rsidR="00A82FAF" w:rsidRPr="004154F6">
        <w:rPr>
          <w:rFonts w:eastAsia="新細明體" w:hint="eastAsia"/>
          <w:lang w:eastAsia="zh-TW"/>
        </w:rPr>
        <w:t>out</w:t>
      </w:r>
      <w:proofErr w:type="spellEnd"/>
      <w:r w:rsidR="00A82FAF" w:rsidRPr="004154F6">
        <w:rPr>
          <w:rFonts w:eastAsia="新細明體" w:hint="eastAsia"/>
          <w:lang w:eastAsia="zh-TW"/>
        </w:rPr>
        <w:t xml:space="preserve"> lives not only online </w:t>
      </w:r>
      <w:r w:rsidR="000611D2" w:rsidRPr="004154F6">
        <w:rPr>
          <w:rFonts w:eastAsia="新細明體"/>
          <w:lang w:eastAsia="zh-TW"/>
        </w:rPr>
        <w:t>chatting</w:t>
      </w:r>
      <w:r w:rsidR="00A82FAF" w:rsidRPr="004154F6">
        <w:rPr>
          <w:rFonts w:eastAsia="新細明體" w:hint="eastAsia"/>
          <w:lang w:eastAsia="zh-TW"/>
        </w:rPr>
        <w:t>.</w:t>
      </w:r>
    </w:p>
    <w:p w14:paraId="65202FF5" w14:textId="5D034845" w:rsidR="00056376" w:rsidRPr="004154F6" w:rsidRDefault="00056376" w:rsidP="0024328E">
      <w:pPr>
        <w:pStyle w:val="ad"/>
        <w:numPr>
          <w:ilvl w:val="0"/>
          <w:numId w:val="15"/>
        </w:numPr>
        <w:ind w:leftChars="0"/>
        <w:rPr>
          <w:rFonts w:eastAsia="新細明體"/>
          <w:lang w:eastAsia="zh-TW"/>
        </w:rPr>
      </w:pPr>
      <w:r w:rsidRPr="004154F6">
        <w:rPr>
          <w:rFonts w:eastAsia="新細明體"/>
          <w:lang w:eastAsia="zh-TW"/>
        </w:rPr>
        <w:t>ii.</w:t>
      </w:r>
      <w:r w:rsidRPr="004154F6">
        <w:rPr>
          <w:rFonts w:eastAsia="新細明體"/>
          <w:lang w:eastAsia="zh-TW"/>
        </w:rPr>
        <w:tab/>
        <w:t>Description</w:t>
      </w:r>
      <w:r w:rsidR="000611D2" w:rsidRPr="004154F6">
        <w:rPr>
          <w:rFonts w:eastAsia="新細明體"/>
          <w:lang w:eastAsia="zh-TW"/>
        </w:rPr>
        <w:br/>
      </w:r>
      <w:r w:rsidR="006E2AAE" w:rsidRPr="004154F6">
        <w:rPr>
          <w:rFonts w:eastAsia="新細明體"/>
          <w:lang w:eastAsia="zh-TW"/>
        </w:rPr>
        <w:tab/>
      </w:r>
      <w:r w:rsidR="006E2AAE" w:rsidRPr="004154F6">
        <w:rPr>
          <w:rFonts w:eastAsia="新細明體"/>
          <w:lang w:eastAsia="zh-TW"/>
        </w:rPr>
        <w:tab/>
      </w:r>
      <w:r w:rsidR="00F368AD" w:rsidRPr="004154F6">
        <w:rPr>
          <w:rFonts w:eastAsia="新細明體" w:hint="eastAsia"/>
          <w:lang w:eastAsia="zh-TW"/>
        </w:rPr>
        <w:t xml:space="preserve">First, there are </w:t>
      </w:r>
      <w:r w:rsidR="00B37D66" w:rsidRPr="004154F6">
        <w:rPr>
          <w:rFonts w:eastAsia="新細明體"/>
          <w:lang w:eastAsia="zh-TW"/>
        </w:rPr>
        <w:t>several</w:t>
      </w:r>
      <w:r w:rsidR="00B37D66" w:rsidRPr="004154F6">
        <w:rPr>
          <w:rFonts w:eastAsia="新細明體" w:hint="eastAsia"/>
          <w:lang w:eastAsia="zh-TW"/>
        </w:rPr>
        <w:t xml:space="preserve"> types of networks </w:t>
      </w:r>
      <w:r w:rsidR="00B37D66" w:rsidRPr="004154F6">
        <w:rPr>
          <w:rFonts w:eastAsia="新細明體"/>
          <w:lang w:eastAsia="zh-TW"/>
        </w:rPr>
        <w:t>often</w:t>
      </w:r>
      <w:r w:rsidR="00B37D66" w:rsidRPr="004154F6">
        <w:rPr>
          <w:rFonts w:eastAsia="新細明體" w:hint="eastAsia"/>
          <w:lang w:eastAsia="zh-TW"/>
        </w:rPr>
        <w:t xml:space="preserve"> been used</w:t>
      </w:r>
    </w:p>
    <w:p w14:paraId="20805BC9" w14:textId="71F4DBB4" w:rsidR="00046B1D" w:rsidRPr="00046B1D" w:rsidRDefault="00046B1D" w:rsidP="00046B1D">
      <w:pPr>
        <w:ind w:left="1260" w:firstLine="420"/>
        <w:rPr>
          <w:rFonts w:eastAsia="新細明體"/>
          <w:lang w:eastAsia="zh-TW"/>
        </w:rPr>
      </w:pPr>
      <w:r w:rsidRPr="00046B1D">
        <w:rPr>
          <w:rFonts w:eastAsia="新細明體"/>
          <w:lang w:eastAsia="zh-TW"/>
        </w:rPr>
        <w:t>Local Area Networks (LANs): Cover a small geographical area, such as a home, office, or school. LANs are typically owned and managed by a single organization or individual. They can be wired or wireless and are designed for high-speed data transfer within a limited area.</w:t>
      </w:r>
    </w:p>
    <w:p w14:paraId="774DF978" w14:textId="77777777" w:rsidR="00046B1D" w:rsidRPr="00046B1D" w:rsidRDefault="00046B1D" w:rsidP="00046B1D">
      <w:pPr>
        <w:ind w:left="1260" w:firstLine="420"/>
        <w:rPr>
          <w:rFonts w:eastAsia="新細明體"/>
          <w:lang w:eastAsia="zh-TW"/>
        </w:rPr>
      </w:pPr>
      <w:r w:rsidRPr="00046B1D">
        <w:rPr>
          <w:rFonts w:eastAsia="新細明體"/>
          <w:lang w:eastAsia="zh-TW"/>
        </w:rPr>
        <w:t>Wide Area Networks (WANs): Cover a large geographical area, such as a country or the entire world. WANs are often composed of multiple LANs connected by routers and other network devices. The internet is the largest WAN. WANs typically use a variety of transmission media, including satellite links, fiber optic cables, and copper wires.</w:t>
      </w:r>
    </w:p>
    <w:p w14:paraId="05686D6E" w14:textId="77777777" w:rsidR="00046B1D" w:rsidRPr="00046B1D" w:rsidRDefault="00046B1D" w:rsidP="00046B1D">
      <w:pPr>
        <w:ind w:left="1260" w:firstLine="420"/>
        <w:rPr>
          <w:rFonts w:eastAsia="新細明體"/>
          <w:lang w:eastAsia="zh-TW"/>
        </w:rPr>
      </w:pPr>
      <w:r w:rsidRPr="00046B1D">
        <w:rPr>
          <w:rFonts w:eastAsia="新細明體"/>
          <w:lang w:eastAsia="zh-TW"/>
        </w:rPr>
        <w:t xml:space="preserve">Metropolitan Area Networks (MANs): Cover a city or metropolitan area. MANs are often used by businesses and government organizations to connect multiple locations within a city. They are </w:t>
      </w:r>
      <w:proofErr w:type="gramStart"/>
      <w:r w:rsidRPr="00046B1D">
        <w:rPr>
          <w:rFonts w:eastAsia="新細明體"/>
          <w:lang w:eastAsia="zh-TW"/>
        </w:rPr>
        <w:t>similar to</w:t>
      </w:r>
      <w:proofErr w:type="gramEnd"/>
      <w:r w:rsidRPr="00046B1D">
        <w:rPr>
          <w:rFonts w:eastAsia="新細明體"/>
          <w:lang w:eastAsia="zh-TW"/>
        </w:rPr>
        <w:t xml:space="preserve"> LANs in some ways but cover a larger area and may use different types of transmission media.</w:t>
      </w:r>
    </w:p>
    <w:p w14:paraId="18EE4881" w14:textId="123AB9C1" w:rsidR="00B7363E" w:rsidRDefault="00046B1D" w:rsidP="00046B1D">
      <w:pPr>
        <w:ind w:left="1260" w:firstLine="420"/>
        <w:rPr>
          <w:rFonts w:eastAsia="新細明體"/>
          <w:lang w:eastAsia="zh-TW"/>
        </w:rPr>
      </w:pPr>
      <w:r w:rsidRPr="00046B1D">
        <w:rPr>
          <w:rFonts w:eastAsia="新細明體"/>
          <w:lang w:eastAsia="zh-TW"/>
        </w:rPr>
        <w:t>Personal Area Networks (PANs): Connect devices within a person's immediate vicinity, such as a smartphone, tablet, and laptop. PANs can be wired or wireless and are typically used for personal use. Examples include Bluetooth networks and infrared connections.</w:t>
      </w:r>
    </w:p>
    <w:p w14:paraId="7E065A0D" w14:textId="20530B82" w:rsidR="00AA307D" w:rsidRPr="00AA307D" w:rsidRDefault="00046B1D" w:rsidP="00AA307D">
      <w:pPr>
        <w:rPr>
          <w:rFonts w:eastAsia="新細明體"/>
          <w:lang w:eastAsia="zh-TW"/>
        </w:rPr>
      </w:pPr>
      <w:r>
        <w:rPr>
          <w:rFonts w:eastAsia="新細明體"/>
          <w:lang w:eastAsia="zh-TW"/>
        </w:rPr>
        <w:tab/>
      </w:r>
      <w:r>
        <w:rPr>
          <w:rFonts w:eastAsia="新細明體"/>
          <w:lang w:eastAsia="zh-TW"/>
        </w:rPr>
        <w:tab/>
      </w:r>
      <w:r w:rsidR="00905B2F">
        <w:rPr>
          <w:rFonts w:eastAsia="新細明體" w:hint="eastAsia"/>
          <w:lang w:eastAsia="zh-TW"/>
        </w:rPr>
        <w:t xml:space="preserve">And </w:t>
      </w:r>
      <w:r w:rsidR="00AA307D">
        <w:rPr>
          <w:rFonts w:eastAsia="新細明體" w:hint="eastAsia"/>
          <w:lang w:eastAsia="zh-TW"/>
        </w:rPr>
        <w:t>what are their functions work?</w:t>
      </w:r>
    </w:p>
    <w:p w14:paraId="54B9A84C" w14:textId="77777777" w:rsidR="00AA307D" w:rsidRPr="00AA307D" w:rsidRDefault="00AA307D" w:rsidP="00AA307D">
      <w:pPr>
        <w:ind w:left="1260" w:firstLine="420"/>
        <w:rPr>
          <w:rFonts w:eastAsia="新細明體"/>
          <w:lang w:eastAsia="zh-TW"/>
        </w:rPr>
      </w:pPr>
      <w:r w:rsidRPr="00AA307D">
        <w:rPr>
          <w:rFonts w:eastAsia="新細明體"/>
          <w:lang w:eastAsia="zh-TW"/>
        </w:rPr>
        <w:t>Resource Sharing: Computer networks allow users to share hardware resources such as printers, scanners, and storage devices. They also enable the sharing of software resources such as applications and databases. This reduces costs and increases efficiency by allowing multiple users to access the same resources.</w:t>
      </w:r>
    </w:p>
    <w:p w14:paraId="717A43F2" w14:textId="77777777" w:rsidR="00AA307D" w:rsidRPr="00AA307D" w:rsidRDefault="00AA307D" w:rsidP="00AA307D">
      <w:pPr>
        <w:ind w:left="1260" w:firstLine="420"/>
        <w:rPr>
          <w:rFonts w:eastAsia="新細明體"/>
          <w:lang w:eastAsia="zh-TW"/>
        </w:rPr>
      </w:pPr>
      <w:r w:rsidRPr="00AA307D">
        <w:rPr>
          <w:rFonts w:eastAsia="新細明體"/>
          <w:lang w:eastAsia="zh-TW"/>
        </w:rPr>
        <w:lastRenderedPageBreak/>
        <w:t>Data Communication: Networks facilitate the exchange of data between nodes. This can include text messages, emails, files, and multimedia content. Data communication can be synchronous (real-time) or asynchronous (delayed). For example, video conferencing is synchronous communication, while email is asynchronous.</w:t>
      </w:r>
    </w:p>
    <w:p w14:paraId="7A8DA108" w14:textId="34D5F17C" w:rsidR="00AA307D" w:rsidRPr="00AA307D" w:rsidRDefault="00AA307D" w:rsidP="00AA307D">
      <w:pPr>
        <w:ind w:left="1260" w:firstLine="420"/>
        <w:rPr>
          <w:rFonts w:eastAsia="新細明體"/>
          <w:lang w:eastAsia="zh-TW"/>
        </w:rPr>
      </w:pPr>
      <w:r w:rsidRPr="00AA307D">
        <w:rPr>
          <w:rFonts w:eastAsia="新細明體"/>
          <w:lang w:eastAsia="zh-TW"/>
        </w:rPr>
        <w:t xml:space="preserve">Distributed Computing: Networks allow multiple computers to work together on a single task, distributing the workload and increasing processing power. This is used in applications such as scientific research, weather forecasting, and financial modeling. Distributed computing can also improve reliability by providing </w:t>
      </w:r>
      <w:r w:rsidR="00181944" w:rsidRPr="00AA307D">
        <w:rPr>
          <w:rFonts w:eastAsia="新細明體"/>
          <w:lang w:eastAsia="zh-TW"/>
        </w:rPr>
        <w:t>redundancies</w:t>
      </w:r>
      <w:r w:rsidRPr="00AA307D">
        <w:rPr>
          <w:rFonts w:eastAsia="新細明體"/>
          <w:lang w:eastAsia="zh-TW"/>
        </w:rPr>
        <w:t xml:space="preserve"> in case of hardware failures.</w:t>
      </w:r>
    </w:p>
    <w:p w14:paraId="2667B581" w14:textId="77777777" w:rsidR="00AA307D" w:rsidRPr="00AA307D" w:rsidRDefault="00AA307D" w:rsidP="00AA307D">
      <w:pPr>
        <w:ind w:left="1260" w:firstLine="420"/>
        <w:rPr>
          <w:rFonts w:eastAsia="新細明體"/>
          <w:lang w:eastAsia="zh-TW"/>
        </w:rPr>
      </w:pPr>
      <w:r w:rsidRPr="00AA307D">
        <w:rPr>
          <w:rFonts w:eastAsia="新細明體"/>
          <w:lang w:eastAsia="zh-TW"/>
        </w:rPr>
        <w:t>Remote Access: Users can access network resources from remote locations. This is useful for telecommuting, accessing files from home or while traveling, and providing support to remote users. Remote access can be achieved through virtual private networks (VPNs), which create a secure connection over the internet.</w:t>
      </w:r>
    </w:p>
    <w:p w14:paraId="0FAA5F20" w14:textId="4D650CEE" w:rsidR="00E5090F" w:rsidRPr="004154F6" w:rsidRDefault="00056376" w:rsidP="0024328E">
      <w:pPr>
        <w:pStyle w:val="ad"/>
        <w:numPr>
          <w:ilvl w:val="0"/>
          <w:numId w:val="15"/>
        </w:numPr>
        <w:ind w:leftChars="0"/>
        <w:rPr>
          <w:rFonts w:eastAsia="新細明體"/>
          <w:lang w:eastAsia="zh-TW"/>
        </w:rPr>
      </w:pPr>
      <w:r w:rsidRPr="004154F6">
        <w:rPr>
          <w:rFonts w:eastAsia="新細明體"/>
          <w:lang w:eastAsia="zh-TW"/>
        </w:rPr>
        <w:t>Related product or technic</w:t>
      </w:r>
      <w:r w:rsidRPr="004154F6">
        <w:rPr>
          <w:rFonts w:eastAsia="新細明體"/>
          <w:lang w:eastAsia="zh-TW"/>
        </w:rPr>
        <w:tab/>
      </w:r>
    </w:p>
    <w:p w14:paraId="592C0B85" w14:textId="77777777" w:rsidR="0043725B" w:rsidRPr="0043725B" w:rsidRDefault="0043725B" w:rsidP="0043725B">
      <w:pPr>
        <w:pStyle w:val="ad"/>
        <w:numPr>
          <w:ilvl w:val="0"/>
          <w:numId w:val="83"/>
        </w:numPr>
        <w:ind w:leftChars="0"/>
        <w:rPr>
          <w:rFonts w:eastAsia="新細明體"/>
          <w:lang w:eastAsia="zh-TW"/>
        </w:rPr>
      </w:pPr>
      <w:r w:rsidRPr="0043725B">
        <w:rPr>
          <w:rFonts w:eastAsia="新細明體" w:hint="eastAsia"/>
          <w:lang w:eastAsia="zh-TW"/>
        </w:rPr>
        <w:t>Routers</w:t>
      </w:r>
      <w:r w:rsidRPr="0043725B">
        <w:rPr>
          <w:rFonts w:eastAsia="新細明體"/>
          <w:lang w:eastAsia="zh-TW"/>
        </w:rPr>
        <w:br/>
      </w:r>
      <w:r w:rsidRPr="0043725B">
        <w:rPr>
          <w:rFonts w:eastAsia="新細明體"/>
          <w:lang w:eastAsia="zh-TW"/>
        </w:rPr>
        <w:br/>
      </w:r>
      <w:r w:rsidRPr="0043725B">
        <w:rPr>
          <w:rFonts w:eastAsia="新細明體" w:hint="eastAsia"/>
          <w:lang w:eastAsia="zh-TW"/>
        </w:rPr>
        <w:t xml:space="preserve"> </w:t>
      </w:r>
      <w:r w:rsidRPr="0043725B">
        <w:rPr>
          <w:rFonts w:eastAsia="新細明體"/>
          <w:lang w:eastAsia="zh-TW"/>
        </w:rPr>
        <w:tab/>
        <w:t>Devices that forward data packets between computer networks. For example, Cisco routers are widely used in enterprise networks for their high performance and reliability. Linksys routers are popular for home and small office networks.</w:t>
      </w:r>
      <w:r w:rsidRPr="0043725B">
        <w:rPr>
          <w:rFonts w:eastAsia="新細明體"/>
          <w:lang w:eastAsia="zh-TW"/>
        </w:rPr>
        <w:br/>
      </w:r>
      <w:r w:rsidRPr="0043725B">
        <w:rPr>
          <w:rFonts w:eastAsia="新細明體"/>
          <w:lang w:eastAsia="zh-TW"/>
        </w:rPr>
        <w:tab/>
      </w:r>
      <w:r w:rsidRPr="0043725B">
        <w:rPr>
          <w:rFonts w:eastAsia="新細明體" w:hint="eastAsia"/>
          <w:lang w:eastAsia="zh-TW"/>
        </w:rPr>
        <w:t>Frontier Company</w:t>
      </w:r>
    </w:p>
    <w:p w14:paraId="09C2D6AB" w14:textId="23A6F3F7" w:rsidR="0043725B" w:rsidRDefault="0043725B" w:rsidP="0043725B">
      <w:pPr>
        <w:pStyle w:val="ad"/>
        <w:numPr>
          <w:ilvl w:val="3"/>
          <w:numId w:val="14"/>
        </w:numPr>
        <w:ind w:leftChars="0"/>
        <w:rPr>
          <w:rFonts w:eastAsia="新細明體"/>
          <w:lang w:eastAsia="zh-TW"/>
        </w:rPr>
      </w:pPr>
      <w:r>
        <w:rPr>
          <w:rFonts w:eastAsia="新細明體" w:hint="eastAsia"/>
          <w:lang w:eastAsia="zh-TW"/>
        </w:rPr>
        <w:t>ASUS</w:t>
      </w:r>
    </w:p>
    <w:p w14:paraId="12B22070" w14:textId="1C5A1772" w:rsidR="0043725B" w:rsidRDefault="0043725B" w:rsidP="0043725B">
      <w:pPr>
        <w:pStyle w:val="ad"/>
        <w:numPr>
          <w:ilvl w:val="3"/>
          <w:numId w:val="14"/>
        </w:numPr>
        <w:ind w:leftChars="0"/>
        <w:rPr>
          <w:rFonts w:eastAsia="新細明體"/>
          <w:lang w:eastAsia="zh-TW"/>
        </w:rPr>
      </w:pPr>
      <w:r>
        <w:rPr>
          <w:rFonts w:eastAsia="新細明體" w:hint="eastAsia"/>
          <w:lang w:eastAsia="zh-TW"/>
        </w:rPr>
        <w:t>Huawei</w:t>
      </w:r>
    </w:p>
    <w:p w14:paraId="482A3ADF" w14:textId="5A735D7B" w:rsidR="0043725B" w:rsidRPr="0043725B" w:rsidRDefault="0043725B" w:rsidP="0043725B">
      <w:pPr>
        <w:pStyle w:val="ad"/>
        <w:numPr>
          <w:ilvl w:val="3"/>
          <w:numId w:val="14"/>
        </w:numPr>
        <w:ind w:leftChars="0"/>
        <w:rPr>
          <w:rFonts w:eastAsia="新細明體"/>
          <w:lang w:eastAsia="zh-TW"/>
        </w:rPr>
      </w:pPr>
      <w:r>
        <w:rPr>
          <w:rFonts w:eastAsia="新細明體" w:hint="eastAsia"/>
          <w:lang w:eastAsia="zh-TW"/>
        </w:rPr>
        <w:t>TP-link</w:t>
      </w:r>
    </w:p>
    <w:p w14:paraId="35A17A7D" w14:textId="77777777" w:rsidR="0043725B" w:rsidRDefault="0043725B" w:rsidP="0043725B">
      <w:pPr>
        <w:pStyle w:val="ad"/>
        <w:numPr>
          <w:ilvl w:val="1"/>
          <w:numId w:val="14"/>
        </w:numPr>
        <w:ind w:leftChars="0"/>
        <w:rPr>
          <w:rFonts w:eastAsia="新細明體"/>
          <w:lang w:eastAsia="zh-TW"/>
        </w:rPr>
      </w:pPr>
      <w:r w:rsidRPr="0043725B">
        <w:rPr>
          <w:rFonts w:eastAsia="新細明體" w:hint="eastAsia"/>
          <w:lang w:eastAsia="zh-TW"/>
        </w:rPr>
        <w:t>Firewalls</w:t>
      </w:r>
      <w:r w:rsidRPr="0043725B">
        <w:rPr>
          <w:rFonts w:eastAsia="新細明體"/>
          <w:lang w:eastAsia="zh-TW"/>
        </w:rPr>
        <w:br/>
      </w:r>
      <w:r w:rsidRPr="0043725B">
        <w:rPr>
          <w:rFonts w:eastAsia="新細明體"/>
          <w:lang w:eastAsia="zh-TW"/>
        </w:rPr>
        <w:br/>
      </w:r>
      <w:r w:rsidRPr="0043725B">
        <w:rPr>
          <w:rFonts w:eastAsia="新細明體" w:hint="eastAsia"/>
          <w:lang w:eastAsia="zh-TW"/>
        </w:rPr>
        <w:t xml:space="preserve"> </w:t>
      </w:r>
      <w:r w:rsidRPr="0043725B">
        <w:rPr>
          <w:rFonts w:eastAsia="新細明體"/>
          <w:lang w:eastAsia="zh-TW"/>
        </w:rPr>
        <w:tab/>
        <w:t>Protect networks from unauthorized access and malicious attacks. Fortinet and Palo Alto Networks are prominent firewall vendors.</w:t>
      </w:r>
      <w:r>
        <w:rPr>
          <w:rFonts w:eastAsia="新細明體"/>
          <w:lang w:eastAsia="zh-TW"/>
        </w:rPr>
        <w:br/>
      </w:r>
      <w:r>
        <w:rPr>
          <w:rFonts w:eastAsia="新細明體"/>
          <w:lang w:eastAsia="zh-TW"/>
        </w:rPr>
        <w:tab/>
      </w:r>
      <w:r>
        <w:rPr>
          <w:rFonts w:eastAsia="新細明體" w:hint="eastAsia"/>
          <w:lang w:eastAsia="zh-TW"/>
        </w:rPr>
        <w:t>Frontier Company</w:t>
      </w:r>
    </w:p>
    <w:p w14:paraId="0EE4DA11" w14:textId="279F2455" w:rsidR="0043725B" w:rsidRDefault="0043725B" w:rsidP="0043725B">
      <w:pPr>
        <w:pStyle w:val="ad"/>
        <w:numPr>
          <w:ilvl w:val="3"/>
          <w:numId w:val="14"/>
        </w:numPr>
        <w:ind w:leftChars="0"/>
        <w:rPr>
          <w:rFonts w:eastAsia="新細明體"/>
          <w:lang w:eastAsia="zh-TW"/>
        </w:rPr>
      </w:pPr>
      <w:proofErr w:type="spellStart"/>
      <w:r>
        <w:rPr>
          <w:rFonts w:eastAsia="新細明體" w:hint="eastAsia"/>
          <w:lang w:eastAsia="zh-TW"/>
        </w:rPr>
        <w:t>FortiNet</w:t>
      </w:r>
      <w:proofErr w:type="spellEnd"/>
    </w:p>
    <w:p w14:paraId="7C8E6AAE" w14:textId="1E59FC5F" w:rsidR="0043725B" w:rsidRDefault="004B124A" w:rsidP="0043725B">
      <w:pPr>
        <w:pStyle w:val="ad"/>
        <w:numPr>
          <w:ilvl w:val="3"/>
          <w:numId w:val="14"/>
        </w:numPr>
        <w:ind w:leftChars="0"/>
        <w:rPr>
          <w:rFonts w:eastAsia="新細明體"/>
          <w:lang w:eastAsia="zh-TW"/>
        </w:rPr>
      </w:pPr>
      <w:r>
        <w:rPr>
          <w:rFonts w:eastAsia="新細明體"/>
          <w:lang w:eastAsia="zh-TW"/>
        </w:rPr>
        <w:t>Microsoft</w:t>
      </w:r>
    </w:p>
    <w:p w14:paraId="64464EB1" w14:textId="4930EBB7" w:rsidR="004154F6" w:rsidRPr="004B124A" w:rsidRDefault="0043725B" w:rsidP="004B124A">
      <w:pPr>
        <w:pStyle w:val="ad"/>
        <w:numPr>
          <w:ilvl w:val="3"/>
          <w:numId w:val="14"/>
        </w:numPr>
        <w:ind w:leftChars="0"/>
        <w:rPr>
          <w:rFonts w:eastAsia="新細明體" w:hint="eastAsia"/>
          <w:lang w:eastAsia="zh-TW"/>
        </w:rPr>
      </w:pPr>
      <w:r>
        <w:rPr>
          <w:rFonts w:eastAsia="新細明體" w:hint="eastAsia"/>
          <w:lang w:eastAsia="zh-TW"/>
        </w:rPr>
        <w:lastRenderedPageBreak/>
        <w:t>IBM</w:t>
      </w:r>
    </w:p>
    <w:p w14:paraId="30C93BCF" w14:textId="24E7F594" w:rsidR="004154F6" w:rsidRPr="0043725B" w:rsidRDefault="0043725B" w:rsidP="0043725B">
      <w:pPr>
        <w:pStyle w:val="ad"/>
        <w:numPr>
          <w:ilvl w:val="0"/>
          <w:numId w:val="83"/>
        </w:numPr>
        <w:ind w:leftChars="0"/>
        <w:rPr>
          <w:rFonts w:eastAsia="新細明體"/>
          <w:lang w:eastAsia="zh-TW"/>
        </w:rPr>
      </w:pPr>
      <w:r w:rsidRPr="0043725B">
        <w:rPr>
          <w:rFonts w:eastAsia="新細明體"/>
          <w:lang w:eastAsia="zh-TW"/>
        </w:rPr>
        <w:t>Wireless Access Points (WAPs)</w:t>
      </w:r>
      <w:r w:rsidRPr="0043725B">
        <w:rPr>
          <w:rFonts w:eastAsia="新細明體"/>
          <w:lang w:eastAsia="zh-TW"/>
        </w:rPr>
        <w:br/>
      </w:r>
      <w:r w:rsidRPr="0043725B">
        <w:rPr>
          <w:rFonts w:eastAsia="新細明體"/>
          <w:lang w:eastAsia="zh-TW"/>
        </w:rPr>
        <w:br/>
      </w:r>
      <w:r w:rsidRPr="0043725B">
        <w:rPr>
          <w:rFonts w:eastAsia="新細明體" w:hint="eastAsia"/>
          <w:lang w:eastAsia="zh-TW"/>
        </w:rPr>
        <w:t xml:space="preserve"> </w:t>
      </w:r>
      <w:r w:rsidRPr="0043725B">
        <w:rPr>
          <w:rFonts w:eastAsia="新細明體"/>
          <w:lang w:eastAsia="zh-TW"/>
        </w:rPr>
        <w:tab/>
        <w:t>Provide wireless connectivity in an area. Ubiquiti and Aruba are known for their enterprise-grade WAPs.</w:t>
      </w:r>
    </w:p>
    <w:p w14:paraId="19C8733F" w14:textId="4790F7B8" w:rsidR="00FD0129" w:rsidRDefault="00FD0129" w:rsidP="0024328E">
      <w:pPr>
        <w:pStyle w:val="ab"/>
        <w:numPr>
          <w:ilvl w:val="0"/>
          <w:numId w:val="11"/>
        </w:numPr>
        <w:rPr>
          <w:rFonts w:eastAsia="新細明體"/>
          <w:lang w:eastAsia="zh-TW"/>
        </w:rPr>
      </w:pPr>
      <w:r w:rsidRPr="001D38CC">
        <w:rPr>
          <w:rFonts w:eastAsia="Aptos"/>
        </w:rPr>
        <w:t>Computer Security</w:t>
      </w:r>
      <w:r w:rsidR="00800F2D" w:rsidRPr="00800F2D">
        <w:t xml:space="preserve"> </w:t>
      </w:r>
    </w:p>
    <w:p w14:paraId="4865912F" w14:textId="5DDAEE10" w:rsidR="00056376" w:rsidRPr="00BC1D8E" w:rsidRDefault="00800F2D" w:rsidP="0024328E">
      <w:pPr>
        <w:pStyle w:val="ad"/>
        <w:numPr>
          <w:ilvl w:val="0"/>
          <w:numId w:val="16"/>
        </w:numPr>
        <w:ind w:leftChars="0"/>
        <w:rPr>
          <w:rFonts w:eastAsia="新細明體"/>
          <w:lang w:eastAsia="zh-TW"/>
        </w:rPr>
      </w:pPr>
      <w:r>
        <w:rPr>
          <w:noProof/>
        </w:rPr>
        <w:drawing>
          <wp:anchor distT="0" distB="0" distL="114300" distR="114300" simplePos="0" relativeHeight="251658243" behindDoc="1" locked="0" layoutInCell="1" allowOverlap="1" wp14:anchorId="3A0036A0" wp14:editId="5B0A5494">
            <wp:simplePos x="0" y="0"/>
            <wp:positionH relativeFrom="margin">
              <wp:align>right</wp:align>
            </wp:positionH>
            <wp:positionV relativeFrom="paragraph">
              <wp:posOffset>33020</wp:posOffset>
            </wp:positionV>
            <wp:extent cx="2067560" cy="1550670"/>
            <wp:effectExtent l="0" t="0" r="8890" b="0"/>
            <wp:wrapTight wrapText="bothSides">
              <wp:wrapPolygon edited="0">
                <wp:start x="0" y="0"/>
                <wp:lineTo x="0" y="21229"/>
                <wp:lineTo x="21494" y="21229"/>
                <wp:lineTo x="21494" y="0"/>
                <wp:lineTo x="0" y="0"/>
              </wp:wrapPolygon>
            </wp:wrapTight>
            <wp:docPr id="1829414960" name="圖片 4" descr="How to build the best free PC security software suite | PC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build the best free PC security software suite | PCWorl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67560" cy="155067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56376" w:rsidRPr="00BC1D8E">
        <w:rPr>
          <w:rFonts w:eastAsia="新細明體"/>
          <w:lang w:eastAsia="zh-TW"/>
        </w:rPr>
        <w:t>i</w:t>
      </w:r>
      <w:proofErr w:type="spellEnd"/>
      <w:r w:rsidR="00056376" w:rsidRPr="00BC1D8E">
        <w:rPr>
          <w:rFonts w:eastAsia="新細明體"/>
          <w:lang w:eastAsia="zh-TW"/>
        </w:rPr>
        <w:t>.</w:t>
      </w:r>
      <w:r w:rsidR="00056376" w:rsidRPr="00BC1D8E">
        <w:rPr>
          <w:rFonts w:eastAsia="新細明體"/>
          <w:lang w:eastAsia="zh-TW"/>
        </w:rPr>
        <w:tab/>
        <w:t>Main role on society</w:t>
      </w:r>
      <w:r w:rsidRPr="00BC1D8E">
        <w:rPr>
          <w:rFonts w:eastAsia="新細明體"/>
          <w:lang w:eastAsia="zh-TW"/>
        </w:rPr>
        <w:br/>
      </w:r>
      <w:r w:rsidRPr="00BC1D8E">
        <w:rPr>
          <w:rFonts w:eastAsia="新細明體" w:hint="eastAsia"/>
          <w:lang w:eastAsia="zh-TW"/>
        </w:rPr>
        <w:t xml:space="preserve"> </w:t>
      </w:r>
      <w:r w:rsidRPr="00BC1D8E">
        <w:rPr>
          <w:rFonts w:eastAsia="新細明體"/>
          <w:lang w:eastAsia="zh-TW"/>
        </w:rPr>
        <w:tab/>
      </w:r>
      <w:r w:rsidRPr="00BC1D8E">
        <w:rPr>
          <w:rFonts w:eastAsia="新細明體"/>
          <w:lang w:eastAsia="zh-TW"/>
        </w:rPr>
        <w:tab/>
      </w:r>
      <w:r w:rsidR="00B41654" w:rsidRPr="00BC1D8E">
        <w:rPr>
          <w:rFonts w:eastAsia="新細明體" w:hint="eastAsia"/>
          <w:lang w:eastAsia="zh-TW"/>
        </w:rPr>
        <w:t xml:space="preserve">Computer Security </w:t>
      </w:r>
      <w:r w:rsidR="00DF63F0" w:rsidRPr="00BC1D8E">
        <w:rPr>
          <w:rFonts w:eastAsia="新細明體" w:hint="eastAsia"/>
          <w:lang w:eastAsia="zh-TW"/>
        </w:rPr>
        <w:t xml:space="preserve">decide the safety when we are going to browsing online, it certainly ensures our personal </w:t>
      </w:r>
      <w:r w:rsidR="00DF63F0" w:rsidRPr="00BC1D8E">
        <w:rPr>
          <w:rFonts w:eastAsia="新細明體"/>
          <w:lang w:eastAsia="zh-TW"/>
        </w:rPr>
        <w:t>information</w:t>
      </w:r>
      <w:r w:rsidR="00DF63F0" w:rsidRPr="00BC1D8E">
        <w:rPr>
          <w:rFonts w:eastAsia="新細明體" w:hint="eastAsia"/>
          <w:lang w:eastAsia="zh-TW"/>
        </w:rPr>
        <w:t xml:space="preserve"> </w:t>
      </w:r>
      <w:r w:rsidR="008254D6" w:rsidRPr="00BC1D8E">
        <w:rPr>
          <w:rFonts w:eastAsia="新細明體" w:hint="eastAsia"/>
          <w:lang w:eastAsia="zh-TW"/>
        </w:rPr>
        <w:t xml:space="preserve">to some </w:t>
      </w:r>
      <w:r w:rsidR="008254D6" w:rsidRPr="00BC1D8E">
        <w:rPr>
          <w:rFonts w:eastAsia="新細明體"/>
          <w:lang w:eastAsia="zh-TW"/>
        </w:rPr>
        <w:t>extent</w:t>
      </w:r>
      <w:r w:rsidR="008254D6" w:rsidRPr="00BC1D8E">
        <w:rPr>
          <w:rFonts w:eastAsia="新細明體" w:hint="eastAsia"/>
          <w:lang w:eastAsia="zh-TW"/>
        </w:rPr>
        <w:t xml:space="preserve">, is the base condition for us to </w:t>
      </w:r>
      <w:r w:rsidR="00E71B51" w:rsidRPr="00BC1D8E">
        <w:rPr>
          <w:rFonts w:eastAsia="新細明體" w:hint="eastAsia"/>
          <w:lang w:eastAsia="zh-TW"/>
        </w:rPr>
        <w:t>using the internet.</w:t>
      </w:r>
      <w:r w:rsidR="004A3B70" w:rsidRPr="00BC1D8E">
        <w:rPr>
          <w:rFonts w:eastAsia="新細明體" w:hint="eastAsia"/>
          <w:lang w:eastAsia="zh-TW"/>
        </w:rPr>
        <w:t xml:space="preserve"> </w:t>
      </w:r>
      <w:r w:rsidR="00A87F20" w:rsidRPr="00BC1D8E">
        <w:rPr>
          <w:rFonts w:eastAsia="新細明體" w:hint="eastAsia"/>
          <w:lang w:eastAsia="zh-TW"/>
        </w:rPr>
        <w:t xml:space="preserve">A safe cybersecurity not only can protect your </w:t>
      </w:r>
      <w:r w:rsidR="00F203D1" w:rsidRPr="00BC1D8E">
        <w:rPr>
          <w:rFonts w:eastAsia="新細明體"/>
          <w:lang w:eastAsia="zh-TW"/>
        </w:rPr>
        <w:t>information</w:t>
      </w:r>
      <w:r w:rsidR="006D108C" w:rsidRPr="00BC1D8E">
        <w:rPr>
          <w:rFonts w:eastAsia="新細明體" w:hint="eastAsia"/>
          <w:lang w:eastAsia="zh-TW"/>
        </w:rPr>
        <w:t xml:space="preserve">, </w:t>
      </w:r>
      <w:proofErr w:type="gramStart"/>
      <w:r w:rsidR="006D108C" w:rsidRPr="00BC1D8E">
        <w:rPr>
          <w:rFonts w:eastAsia="新細明體" w:hint="eastAsia"/>
          <w:lang w:eastAsia="zh-TW"/>
        </w:rPr>
        <w:t>it</w:t>
      </w:r>
      <w:proofErr w:type="gramEnd"/>
      <w:r w:rsidR="006D108C" w:rsidRPr="00BC1D8E">
        <w:rPr>
          <w:rFonts w:eastAsia="新細明體" w:hint="eastAsia"/>
          <w:lang w:eastAsia="zh-TW"/>
        </w:rPr>
        <w:t xml:space="preserve"> also </w:t>
      </w:r>
      <w:proofErr w:type="gramStart"/>
      <w:r w:rsidR="006D108C" w:rsidRPr="00BC1D8E">
        <w:rPr>
          <w:rFonts w:eastAsia="新細明體" w:hint="eastAsia"/>
          <w:lang w:eastAsia="zh-TW"/>
        </w:rPr>
        <w:t>take</w:t>
      </w:r>
      <w:proofErr w:type="gramEnd"/>
      <w:r w:rsidR="006D108C" w:rsidRPr="00BC1D8E">
        <w:rPr>
          <w:rFonts w:eastAsia="新細明體" w:hint="eastAsia"/>
          <w:lang w:eastAsia="zh-TW"/>
        </w:rPr>
        <w:t xml:space="preserve"> the </w:t>
      </w:r>
      <w:r w:rsidR="00062237" w:rsidRPr="00BC1D8E">
        <w:rPr>
          <w:rFonts w:eastAsia="新細明體" w:hint="eastAsia"/>
          <w:lang w:eastAsia="zh-TW"/>
        </w:rPr>
        <w:t>irreplaceable role on a national s</w:t>
      </w:r>
      <w:r w:rsidR="00F203D1" w:rsidRPr="00BC1D8E">
        <w:rPr>
          <w:rFonts w:eastAsia="新細明體" w:hint="eastAsia"/>
          <w:lang w:eastAsia="zh-TW"/>
        </w:rPr>
        <w:t>ecurity.</w:t>
      </w:r>
    </w:p>
    <w:p w14:paraId="4D056C53" w14:textId="6EDA9B4F" w:rsidR="00603646" w:rsidRPr="00BC1D8E" w:rsidRDefault="00056376" w:rsidP="0024328E">
      <w:pPr>
        <w:pStyle w:val="ad"/>
        <w:numPr>
          <w:ilvl w:val="0"/>
          <w:numId w:val="16"/>
        </w:numPr>
        <w:ind w:leftChars="0"/>
        <w:rPr>
          <w:rFonts w:eastAsia="新細明體"/>
          <w:lang w:eastAsia="zh-TW"/>
        </w:rPr>
      </w:pPr>
      <w:r w:rsidRPr="00BC1D8E">
        <w:rPr>
          <w:rFonts w:eastAsia="新細明體"/>
          <w:lang w:eastAsia="zh-TW"/>
        </w:rPr>
        <w:t>ii.</w:t>
      </w:r>
      <w:r w:rsidRPr="00BC1D8E">
        <w:rPr>
          <w:rFonts w:eastAsia="新細明體"/>
          <w:lang w:eastAsia="zh-TW"/>
        </w:rPr>
        <w:tab/>
        <w:t>Description</w:t>
      </w:r>
      <w:r w:rsidR="00F203D1" w:rsidRPr="00BC1D8E">
        <w:rPr>
          <w:rFonts w:eastAsia="新細明體"/>
          <w:lang w:eastAsia="zh-TW"/>
        </w:rPr>
        <w:br/>
      </w:r>
      <w:r w:rsidR="00F203D1" w:rsidRPr="00BC1D8E">
        <w:rPr>
          <w:rFonts w:eastAsia="新細明體" w:hint="eastAsia"/>
          <w:lang w:eastAsia="zh-TW"/>
        </w:rPr>
        <w:t xml:space="preserve"> </w:t>
      </w:r>
      <w:r w:rsidR="002931A4" w:rsidRPr="00BC1D8E">
        <w:rPr>
          <w:rFonts w:eastAsia="新細明體"/>
          <w:lang w:eastAsia="zh-TW"/>
        </w:rPr>
        <w:tab/>
      </w:r>
      <w:r w:rsidR="00603646" w:rsidRPr="00BC1D8E">
        <w:rPr>
          <w:rFonts w:eastAsia="新細明體"/>
          <w:lang w:eastAsia="zh-TW"/>
        </w:rPr>
        <w:t>Computer security is the practice of protecting computer systems, networks, and data from unauthorized access, use, disclosure, disruption, modification, or destruction. It involves a combination of technical, administrative, and physical measures to ensure the confidentiality, integrity, and availability of information.</w:t>
      </w:r>
      <w:r w:rsidR="002931A4" w:rsidRPr="00BC1D8E">
        <w:rPr>
          <w:rFonts w:eastAsia="新細明體" w:hint="eastAsia"/>
          <w:lang w:eastAsia="zh-TW"/>
        </w:rPr>
        <w:t xml:space="preserve"> Now </w:t>
      </w:r>
      <w:r w:rsidR="002931A4" w:rsidRPr="00BC1D8E">
        <w:rPr>
          <w:rFonts w:eastAsia="新細明體"/>
          <w:lang w:eastAsia="zh-TW"/>
        </w:rPr>
        <w:t>I</w:t>
      </w:r>
      <w:r w:rsidR="002931A4" w:rsidRPr="00BC1D8E">
        <w:rPr>
          <w:rFonts w:eastAsia="新細明體" w:hint="eastAsia"/>
          <w:lang w:eastAsia="zh-TW"/>
        </w:rPr>
        <w:t xml:space="preserve"> am going to point out some </w:t>
      </w:r>
      <w:r w:rsidR="002931A4" w:rsidRPr="00BC1D8E">
        <w:rPr>
          <w:rFonts w:eastAsia="新細明體"/>
          <w:lang w:eastAsia="zh-TW"/>
        </w:rPr>
        <w:t>methods</w:t>
      </w:r>
      <w:r w:rsidR="002931A4" w:rsidRPr="00BC1D8E">
        <w:rPr>
          <w:rFonts w:eastAsia="新細明體" w:hint="eastAsia"/>
          <w:lang w:eastAsia="zh-TW"/>
        </w:rPr>
        <w:t xml:space="preserve"> which can increase our cyber security.</w:t>
      </w:r>
    </w:p>
    <w:p w14:paraId="3502396D" w14:textId="6A1AC2C8" w:rsidR="002931A4" w:rsidRDefault="002931A4" w:rsidP="002931A4">
      <w:pPr>
        <w:ind w:left="420" w:firstLine="420"/>
        <w:rPr>
          <w:rFonts w:eastAsia="新細明體"/>
          <w:lang w:eastAsia="zh-TW"/>
        </w:rPr>
      </w:pPr>
      <w:r>
        <w:rPr>
          <w:rFonts w:eastAsia="新細明體" w:hint="eastAsia"/>
          <w:lang w:eastAsia="zh-TW"/>
        </w:rPr>
        <w:t xml:space="preserve">In </w:t>
      </w:r>
      <w:r w:rsidR="00603646" w:rsidRPr="00603646">
        <w:rPr>
          <w:rFonts w:eastAsia="新細明體"/>
          <w:lang w:eastAsia="zh-TW"/>
        </w:rPr>
        <w:t>Technical measures</w:t>
      </w:r>
      <w:r>
        <w:rPr>
          <w:rFonts w:eastAsia="新細明體" w:hint="eastAsia"/>
          <w:lang w:eastAsia="zh-TW"/>
        </w:rPr>
        <w:t>, it</w:t>
      </w:r>
      <w:r w:rsidR="00603646" w:rsidRPr="00603646">
        <w:rPr>
          <w:rFonts w:eastAsia="新細明體"/>
          <w:lang w:eastAsia="zh-TW"/>
        </w:rPr>
        <w:t xml:space="preserve"> </w:t>
      </w:r>
      <w:r w:rsidRPr="00603646">
        <w:rPr>
          <w:rFonts w:eastAsia="新細明體"/>
          <w:lang w:eastAsia="zh-TW"/>
        </w:rPr>
        <w:t>includes</w:t>
      </w:r>
      <w:r w:rsidR="00603646" w:rsidRPr="00603646">
        <w:rPr>
          <w:rFonts w:eastAsia="新細明體"/>
          <w:lang w:eastAsia="zh-TW"/>
        </w:rPr>
        <w:t xml:space="preserve"> the use of firewalls, antivirus software, encryption, access controls, and intrusion detection systems. Firewalls act as a barrier between a computer network and the outside world, blocking unauthorized access. Antivirus software detects and removes malicious software such as viruses, worms, and trojans. Encryption protects data by converting it into a code that can only be read by authorized users. Access controls limit who can access a computer system or network and what they can do once they are in.</w:t>
      </w:r>
    </w:p>
    <w:p w14:paraId="30E47281" w14:textId="4662379C" w:rsidR="002931A4" w:rsidRDefault="002931A4" w:rsidP="002931A4">
      <w:pPr>
        <w:ind w:left="420" w:firstLine="420"/>
        <w:rPr>
          <w:rFonts w:eastAsia="新細明體"/>
          <w:lang w:eastAsia="zh-TW"/>
        </w:rPr>
      </w:pPr>
      <w:r>
        <w:rPr>
          <w:rFonts w:eastAsia="新細明體" w:hint="eastAsia"/>
          <w:lang w:eastAsia="zh-TW"/>
        </w:rPr>
        <w:t xml:space="preserve">For </w:t>
      </w:r>
      <w:r w:rsidR="00603646" w:rsidRPr="00603646">
        <w:rPr>
          <w:rFonts w:eastAsia="新細明體"/>
          <w:lang w:eastAsia="zh-TW"/>
        </w:rPr>
        <w:t>Administrative measures</w:t>
      </w:r>
      <w:r>
        <w:rPr>
          <w:rFonts w:eastAsia="新細明體" w:hint="eastAsia"/>
          <w:lang w:eastAsia="zh-TW"/>
        </w:rPr>
        <w:t>, in</w:t>
      </w:r>
      <w:r w:rsidR="00603646" w:rsidRPr="00603646">
        <w:rPr>
          <w:rFonts w:eastAsia="新細明體"/>
          <w:lang w:eastAsia="zh-TW"/>
        </w:rPr>
        <w:t xml:space="preserve"> include policies and procedures for managing computer security. These may include user access policies, password policies, data backup and recovery plans, and incident response plans. User access policies determine who can access a computer system or network and what they can do. Password policies ensure that users choose strong passwords and change them regularly. Data backup and recovery plans ensure that important data is backed up regularly and can be recovered in the event of a disaster.</w:t>
      </w:r>
    </w:p>
    <w:p w14:paraId="7B7FA517" w14:textId="7B0A8C55" w:rsidR="00056376" w:rsidRPr="00056376" w:rsidRDefault="002931A4" w:rsidP="002931A4">
      <w:pPr>
        <w:ind w:left="420" w:firstLineChars="190" w:firstLine="418"/>
        <w:rPr>
          <w:rFonts w:eastAsia="新細明體"/>
          <w:lang w:eastAsia="zh-TW"/>
        </w:rPr>
      </w:pPr>
      <w:r>
        <w:rPr>
          <w:rFonts w:eastAsia="新細明體" w:hint="eastAsia"/>
          <w:lang w:eastAsia="zh-TW"/>
        </w:rPr>
        <w:lastRenderedPageBreak/>
        <w:t xml:space="preserve">In generally, </w:t>
      </w:r>
      <w:r w:rsidR="00603646" w:rsidRPr="00603646">
        <w:rPr>
          <w:rFonts w:eastAsia="新細明體"/>
          <w:lang w:eastAsia="zh-TW"/>
        </w:rPr>
        <w:t xml:space="preserve">Computer security is essential in today's digital age. With the increasing reliance on computer systems and the internet, the risk of </w:t>
      </w:r>
      <w:r w:rsidRPr="00603646">
        <w:rPr>
          <w:rFonts w:eastAsia="新細明體"/>
          <w:lang w:eastAsia="zh-TW"/>
        </w:rPr>
        <w:t>cyber-attacks</w:t>
      </w:r>
      <w:r w:rsidR="00603646" w:rsidRPr="00603646">
        <w:rPr>
          <w:rFonts w:eastAsia="新細明體"/>
          <w:lang w:eastAsia="zh-TW"/>
        </w:rPr>
        <w:t xml:space="preserve"> and data breaches has never been greater. A security breach can result in the loss of sensitive data, financial losses, damage to reputation, and legal consequences. Computer security helps to protect against these risks and ensure the confidentiality, integrity, and availability of information.</w:t>
      </w:r>
    </w:p>
    <w:p w14:paraId="3C1075BE" w14:textId="7D6BB3F5" w:rsidR="00E5090F" w:rsidRPr="00BC1D8E" w:rsidRDefault="00056376" w:rsidP="0024328E">
      <w:pPr>
        <w:pStyle w:val="ad"/>
        <w:numPr>
          <w:ilvl w:val="0"/>
          <w:numId w:val="16"/>
        </w:numPr>
        <w:ind w:leftChars="0"/>
        <w:rPr>
          <w:rFonts w:eastAsia="新細明體"/>
          <w:lang w:eastAsia="zh-TW"/>
        </w:rPr>
      </w:pPr>
      <w:r w:rsidRPr="00BC1D8E">
        <w:rPr>
          <w:rFonts w:eastAsia="新細明體"/>
          <w:lang w:eastAsia="zh-TW"/>
        </w:rPr>
        <w:t>Related product or technic</w:t>
      </w:r>
      <w:r w:rsidRPr="00BC1D8E">
        <w:rPr>
          <w:rFonts w:eastAsia="新細明體"/>
          <w:lang w:eastAsia="zh-TW"/>
        </w:rPr>
        <w:tab/>
      </w:r>
    </w:p>
    <w:p w14:paraId="272FD3F2" w14:textId="0137A61D" w:rsidR="004B124A" w:rsidRPr="004B124A" w:rsidRDefault="00BC1D8E" w:rsidP="004B124A">
      <w:pPr>
        <w:pStyle w:val="ad"/>
        <w:numPr>
          <w:ilvl w:val="0"/>
          <w:numId w:val="85"/>
        </w:numPr>
        <w:ind w:leftChars="0"/>
        <w:rPr>
          <w:rFonts w:eastAsia="新細明體"/>
          <w:lang w:eastAsia="zh-TW"/>
        </w:rPr>
      </w:pPr>
      <w:r w:rsidRPr="004B124A">
        <w:rPr>
          <w:rFonts w:eastAsia="新細明體"/>
          <w:lang w:eastAsia="zh-TW"/>
        </w:rPr>
        <w:t>Antivirus software</w:t>
      </w:r>
      <w:r w:rsidR="004B124A" w:rsidRPr="004B124A">
        <w:rPr>
          <w:rFonts w:eastAsia="新細明體"/>
          <w:lang w:eastAsia="zh-TW"/>
        </w:rPr>
        <w:br/>
      </w:r>
      <w:r w:rsidR="004B124A">
        <w:rPr>
          <w:rFonts w:eastAsia="新細明體" w:hint="eastAsia"/>
          <w:lang w:eastAsia="zh-TW"/>
        </w:rPr>
        <w:t xml:space="preserve"> </w:t>
      </w:r>
      <w:r w:rsidR="004B124A">
        <w:rPr>
          <w:rFonts w:eastAsia="新細明體"/>
          <w:lang w:eastAsia="zh-TW"/>
        </w:rPr>
        <w:tab/>
      </w:r>
      <w:r w:rsidR="004B124A" w:rsidRPr="004B124A">
        <w:rPr>
          <w:rFonts w:eastAsia="新細明體"/>
          <w:lang w:eastAsia="zh-TW"/>
        </w:rPr>
        <w:t>Antivirus software is a program designed to detect, prevent, and remove malicious software (malware) from computers and other digital devices.</w:t>
      </w:r>
    </w:p>
    <w:p w14:paraId="70E2A50E" w14:textId="77777777" w:rsidR="004B124A" w:rsidRPr="004B124A" w:rsidRDefault="004B124A" w:rsidP="004B124A">
      <w:pPr>
        <w:pStyle w:val="ad"/>
        <w:ind w:leftChars="0" w:left="900" w:firstLineChars="163" w:firstLine="359"/>
        <w:rPr>
          <w:rFonts w:eastAsia="新細明體"/>
          <w:lang w:eastAsia="zh-TW"/>
        </w:rPr>
      </w:pPr>
      <w:r w:rsidRPr="004B124A">
        <w:rPr>
          <w:rFonts w:eastAsia="新細明體"/>
          <w:lang w:eastAsia="zh-TW"/>
        </w:rPr>
        <w:t>Malware can include viruses, worms, trojans, spyware, adware, and ransomware. Antivirus software works by scanning files, programs, and the computer's memory for patterns and signatures that are characteristic of known malware.</w:t>
      </w:r>
    </w:p>
    <w:p w14:paraId="11C89315" w14:textId="41E3087D" w:rsidR="004B124A" w:rsidRPr="004B124A" w:rsidRDefault="004B124A" w:rsidP="004B124A">
      <w:pPr>
        <w:pStyle w:val="ad"/>
        <w:ind w:leftChars="0" w:left="900" w:firstLineChars="163" w:firstLine="359"/>
        <w:rPr>
          <w:rFonts w:eastAsia="新細明體"/>
          <w:lang w:eastAsia="zh-TW"/>
        </w:rPr>
      </w:pPr>
      <w:r w:rsidRPr="004B124A">
        <w:rPr>
          <w:rFonts w:eastAsia="新細明體"/>
          <w:lang w:eastAsia="zh-TW"/>
        </w:rPr>
        <w:t>When malware is detected, the antivirus software can take several actions. It may quarantine the infected file to prevent it from spreading, delete the malware, or repair the infected file. Some antivirus programs also offer real-time protection, which monitors the computer's activities and blocks malware before it can infect the system.</w:t>
      </w:r>
      <w:r w:rsidRPr="004B124A">
        <w:rPr>
          <w:rFonts w:eastAsia="新細明體"/>
          <w:lang w:eastAsia="zh-TW"/>
        </w:rPr>
        <w:br/>
      </w:r>
      <w:r w:rsidRPr="004B124A">
        <w:rPr>
          <w:rFonts w:eastAsia="新細明體" w:hint="eastAsia"/>
          <w:lang w:eastAsia="zh-TW"/>
        </w:rPr>
        <w:t>Frontier Company</w:t>
      </w:r>
    </w:p>
    <w:p w14:paraId="4C6FC4DC" w14:textId="77777777" w:rsidR="004B124A" w:rsidRDefault="004B124A" w:rsidP="004B124A">
      <w:pPr>
        <w:pStyle w:val="ad"/>
        <w:numPr>
          <w:ilvl w:val="0"/>
          <w:numId w:val="86"/>
        </w:numPr>
        <w:ind w:leftChars="0"/>
        <w:rPr>
          <w:rFonts w:eastAsia="新細明體"/>
          <w:lang w:eastAsia="zh-TW"/>
        </w:rPr>
      </w:pPr>
      <w:r w:rsidRPr="004B124A">
        <w:rPr>
          <w:rFonts w:eastAsia="新細明體"/>
          <w:lang w:eastAsia="zh-TW"/>
        </w:rPr>
        <w:t>Bitdefender</w:t>
      </w:r>
    </w:p>
    <w:p w14:paraId="0601CFD5" w14:textId="6B9CF7D2" w:rsidR="004B124A" w:rsidRPr="004B124A" w:rsidRDefault="004B124A" w:rsidP="004B124A">
      <w:pPr>
        <w:pStyle w:val="ad"/>
        <w:numPr>
          <w:ilvl w:val="0"/>
          <w:numId w:val="86"/>
        </w:numPr>
        <w:ind w:leftChars="0"/>
        <w:rPr>
          <w:rFonts w:eastAsia="新細明體"/>
          <w:lang w:eastAsia="zh-TW"/>
        </w:rPr>
      </w:pPr>
      <w:r>
        <w:rPr>
          <w:rFonts w:eastAsia="新細明體" w:hint="eastAsia"/>
          <w:lang w:eastAsia="zh-TW"/>
        </w:rPr>
        <w:t>Avira</w:t>
      </w:r>
    </w:p>
    <w:p w14:paraId="41970F8E" w14:textId="20144005" w:rsidR="00BC1D8E" w:rsidRPr="003C28F7" w:rsidRDefault="004B124A" w:rsidP="004B124A">
      <w:pPr>
        <w:pStyle w:val="ad"/>
        <w:numPr>
          <w:ilvl w:val="0"/>
          <w:numId w:val="86"/>
        </w:numPr>
        <w:ind w:leftChars="0"/>
        <w:rPr>
          <w:rFonts w:eastAsia="新細明體" w:hint="eastAsia"/>
          <w:lang w:eastAsia="zh-TW"/>
        </w:rPr>
      </w:pPr>
      <w:proofErr w:type="spellStart"/>
      <w:r>
        <w:rPr>
          <w:rFonts w:eastAsia="新細明體" w:hint="eastAsia"/>
          <w:lang w:eastAsia="zh-TW"/>
        </w:rPr>
        <w:t>Mc</w:t>
      </w:r>
      <w:r>
        <w:rPr>
          <w:rFonts w:eastAsia="新細明體" w:hint="eastAsia"/>
          <w:caps/>
          <w:lang w:eastAsia="zh-TW"/>
        </w:rPr>
        <w:t>A</w:t>
      </w:r>
      <w:r w:rsidR="003C28F7">
        <w:rPr>
          <w:rFonts w:eastAsia="新細明體"/>
          <w:caps/>
          <w:lang w:eastAsia="zh-TW"/>
        </w:rPr>
        <w:t>fee</w:t>
      </w:r>
      <w:proofErr w:type="spellEnd"/>
    </w:p>
    <w:p w14:paraId="123A3169" w14:textId="16A3695B" w:rsidR="004B124A" w:rsidRPr="003C28F7" w:rsidRDefault="00BC1D8E" w:rsidP="003C28F7">
      <w:pPr>
        <w:pStyle w:val="ad"/>
        <w:numPr>
          <w:ilvl w:val="0"/>
          <w:numId w:val="85"/>
        </w:numPr>
        <w:ind w:left="920"/>
        <w:rPr>
          <w:rFonts w:eastAsia="新細明體"/>
          <w:lang w:eastAsia="zh-TW"/>
        </w:rPr>
      </w:pPr>
      <w:r w:rsidRPr="004B124A">
        <w:rPr>
          <w:rFonts w:eastAsia="新細明體"/>
          <w:lang w:eastAsia="zh-TW"/>
        </w:rPr>
        <w:t>Networks security</w:t>
      </w:r>
      <w:r w:rsidR="004B124A" w:rsidRPr="004B124A">
        <w:rPr>
          <w:rFonts w:eastAsia="新細明體"/>
          <w:lang w:eastAsia="zh-TW"/>
        </w:rPr>
        <w:br/>
      </w:r>
      <w:r w:rsidR="003C28F7">
        <w:rPr>
          <w:rFonts w:eastAsia="新細明體" w:hint="eastAsia"/>
          <w:lang w:eastAsia="zh-TW"/>
        </w:rPr>
        <w:t xml:space="preserve"> </w:t>
      </w:r>
      <w:r w:rsidR="003C28F7">
        <w:rPr>
          <w:rFonts w:eastAsia="新細明體"/>
          <w:lang w:eastAsia="zh-TW"/>
        </w:rPr>
        <w:tab/>
      </w:r>
      <w:r w:rsidR="003C28F7" w:rsidRPr="003C28F7">
        <w:rPr>
          <w:rFonts w:eastAsia="新細明體"/>
          <w:lang w:eastAsia="zh-TW"/>
        </w:rPr>
        <w:t>Network security involves measures to protect computer networks. It includes firewalls, intrusion detection/prevention systems, VPNs, access control, encryption, patch management, and security policies/training. It safeguards data and resources from unauthorized access and cyber threats.</w:t>
      </w:r>
      <w:r w:rsidR="004B124A" w:rsidRPr="003C28F7">
        <w:rPr>
          <w:rFonts w:eastAsia="新細明體"/>
          <w:lang w:eastAsia="zh-TW"/>
        </w:rPr>
        <w:br/>
      </w:r>
      <w:r w:rsidR="003C28F7">
        <w:rPr>
          <w:rFonts w:eastAsia="新細明體" w:hint="eastAsia"/>
          <w:lang w:eastAsia="zh-TW"/>
        </w:rPr>
        <w:t xml:space="preserve"> </w:t>
      </w:r>
      <w:r w:rsidR="003C28F7">
        <w:rPr>
          <w:rFonts w:eastAsia="新細明體"/>
          <w:lang w:eastAsia="zh-TW"/>
        </w:rPr>
        <w:tab/>
      </w:r>
      <w:r w:rsidR="004B124A" w:rsidRPr="003C28F7">
        <w:rPr>
          <w:rFonts w:eastAsia="新細明體" w:hint="eastAsia"/>
          <w:lang w:eastAsia="zh-TW"/>
        </w:rPr>
        <w:t>Frontier Company</w:t>
      </w:r>
    </w:p>
    <w:p w14:paraId="257D9C2C" w14:textId="77777777" w:rsidR="003C28F7" w:rsidRPr="003C28F7" w:rsidRDefault="003C28F7" w:rsidP="003C28F7">
      <w:pPr>
        <w:pStyle w:val="ad"/>
        <w:numPr>
          <w:ilvl w:val="0"/>
          <w:numId w:val="87"/>
        </w:numPr>
        <w:ind w:leftChars="0"/>
        <w:rPr>
          <w:rFonts w:eastAsia="新細明體"/>
          <w:lang w:eastAsia="zh-TW"/>
        </w:rPr>
      </w:pPr>
      <w:proofErr w:type="spellStart"/>
      <w:r w:rsidRPr="003C28F7">
        <w:rPr>
          <w:rFonts w:eastAsia="新細明體"/>
          <w:lang w:eastAsia="zh-TW"/>
        </w:rPr>
        <w:t>Netsurion</w:t>
      </w:r>
      <w:proofErr w:type="spellEnd"/>
      <w:r w:rsidRPr="003C28F7">
        <w:rPr>
          <w:rFonts w:eastAsia="新細明體"/>
          <w:lang w:eastAsia="zh-TW"/>
        </w:rPr>
        <w:t xml:space="preserve"> </w:t>
      </w:r>
    </w:p>
    <w:p w14:paraId="37AEAE5A" w14:textId="77777777" w:rsidR="003C28F7" w:rsidRPr="003C28F7" w:rsidRDefault="003C28F7" w:rsidP="003C28F7">
      <w:pPr>
        <w:pStyle w:val="ad"/>
        <w:numPr>
          <w:ilvl w:val="0"/>
          <w:numId w:val="87"/>
        </w:numPr>
        <w:ind w:leftChars="0"/>
        <w:rPr>
          <w:rFonts w:eastAsia="新細明體"/>
          <w:lang w:eastAsia="zh-TW"/>
        </w:rPr>
      </w:pPr>
      <w:r w:rsidRPr="003C28F7">
        <w:rPr>
          <w:rFonts w:eastAsia="新細明體"/>
          <w:lang w:eastAsia="zh-TW"/>
        </w:rPr>
        <w:t>Nomic Networks</w:t>
      </w:r>
      <w:r w:rsidRPr="003C28F7">
        <w:rPr>
          <w:rFonts w:eastAsia="新細明體" w:hint="eastAsia"/>
          <w:lang w:eastAsia="zh-TW"/>
        </w:rPr>
        <w:t xml:space="preserve"> </w:t>
      </w:r>
    </w:p>
    <w:p w14:paraId="25F9DBA3" w14:textId="0B01D9FB" w:rsidR="00BC1D8E" w:rsidRPr="003C28F7" w:rsidRDefault="003C28F7" w:rsidP="003C28F7">
      <w:pPr>
        <w:pStyle w:val="ad"/>
        <w:numPr>
          <w:ilvl w:val="0"/>
          <w:numId w:val="87"/>
        </w:numPr>
        <w:ind w:leftChars="0"/>
        <w:rPr>
          <w:rFonts w:eastAsia="新細明體" w:hint="eastAsia"/>
          <w:lang w:eastAsia="zh-TW"/>
        </w:rPr>
      </w:pPr>
      <w:r w:rsidRPr="003C28F7">
        <w:rPr>
          <w:rFonts w:eastAsia="新細明體" w:hint="eastAsia"/>
          <w:lang w:eastAsia="zh-TW"/>
        </w:rPr>
        <w:t>SHI</w:t>
      </w:r>
    </w:p>
    <w:p w14:paraId="336D90B2" w14:textId="5AD2BEF4" w:rsidR="00E5090F" w:rsidRDefault="00FD0129" w:rsidP="0024328E">
      <w:pPr>
        <w:pStyle w:val="ab"/>
        <w:numPr>
          <w:ilvl w:val="0"/>
          <w:numId w:val="11"/>
        </w:numPr>
        <w:rPr>
          <w:rFonts w:eastAsia="新細明體"/>
          <w:lang w:eastAsia="zh-TW"/>
        </w:rPr>
      </w:pPr>
      <w:r w:rsidRPr="001D38CC">
        <w:rPr>
          <w:rFonts w:eastAsia="Aptos"/>
        </w:rPr>
        <w:t>Databases</w:t>
      </w:r>
    </w:p>
    <w:p w14:paraId="6B6C71C2" w14:textId="3AE139B2" w:rsidR="00056376" w:rsidRPr="002413CB" w:rsidRDefault="00642DF8" w:rsidP="0024328E">
      <w:pPr>
        <w:pStyle w:val="ad"/>
        <w:numPr>
          <w:ilvl w:val="0"/>
          <w:numId w:val="19"/>
        </w:numPr>
        <w:ind w:leftChars="0"/>
        <w:rPr>
          <w:rFonts w:eastAsia="新細明體"/>
          <w:lang w:eastAsia="zh-TW"/>
        </w:rPr>
      </w:pPr>
      <w:r>
        <w:rPr>
          <w:noProof/>
        </w:rPr>
        <w:lastRenderedPageBreak/>
        <w:drawing>
          <wp:anchor distT="0" distB="0" distL="114300" distR="114300" simplePos="0" relativeHeight="251658244" behindDoc="1" locked="0" layoutInCell="1" allowOverlap="1" wp14:anchorId="1E95C26A" wp14:editId="481B514A">
            <wp:simplePos x="0" y="0"/>
            <wp:positionH relativeFrom="margin">
              <wp:align>right</wp:align>
            </wp:positionH>
            <wp:positionV relativeFrom="paragraph">
              <wp:posOffset>26670</wp:posOffset>
            </wp:positionV>
            <wp:extent cx="2207260" cy="1129030"/>
            <wp:effectExtent l="0" t="0" r="2540" b="0"/>
            <wp:wrapTight wrapText="bothSides">
              <wp:wrapPolygon edited="0">
                <wp:start x="0" y="0"/>
                <wp:lineTo x="0" y="21138"/>
                <wp:lineTo x="21438" y="21138"/>
                <wp:lineTo x="21438" y="0"/>
                <wp:lineTo x="0" y="0"/>
              </wp:wrapPolygon>
            </wp:wrapTight>
            <wp:docPr id="1403760354" name="圖片 5" descr="Databases- What Are They and Why You Need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tabases- What Are They and Why You Need On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07260" cy="112903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56376" w:rsidRPr="002413CB">
        <w:rPr>
          <w:rFonts w:eastAsia="新細明體"/>
          <w:lang w:eastAsia="zh-TW"/>
        </w:rPr>
        <w:t>i</w:t>
      </w:r>
      <w:proofErr w:type="spellEnd"/>
      <w:r w:rsidR="00056376" w:rsidRPr="002413CB">
        <w:rPr>
          <w:rFonts w:eastAsia="新細明體"/>
          <w:lang w:eastAsia="zh-TW"/>
        </w:rPr>
        <w:t>.</w:t>
      </w:r>
      <w:r w:rsidR="00056376" w:rsidRPr="002413CB">
        <w:rPr>
          <w:rFonts w:eastAsia="新細明體"/>
          <w:lang w:eastAsia="zh-TW"/>
        </w:rPr>
        <w:tab/>
        <w:t>Main role on society</w:t>
      </w:r>
      <w:r w:rsidRPr="002413CB">
        <w:rPr>
          <w:rFonts w:eastAsia="新細明體"/>
          <w:lang w:eastAsia="zh-TW"/>
        </w:rPr>
        <w:br/>
      </w:r>
      <w:r w:rsidRPr="002413CB">
        <w:rPr>
          <w:rFonts w:eastAsia="新細明體" w:hint="eastAsia"/>
          <w:lang w:eastAsia="zh-TW"/>
        </w:rPr>
        <w:t xml:space="preserve"> </w:t>
      </w:r>
      <w:r w:rsidRPr="002413CB">
        <w:rPr>
          <w:rFonts w:eastAsia="新細明體"/>
          <w:lang w:eastAsia="zh-TW"/>
        </w:rPr>
        <w:tab/>
      </w:r>
      <w:r w:rsidRPr="002413CB">
        <w:rPr>
          <w:rFonts w:eastAsia="新細明體" w:hint="eastAsia"/>
          <w:lang w:eastAsia="zh-TW"/>
        </w:rPr>
        <w:t xml:space="preserve">Databases, which records </w:t>
      </w:r>
      <w:r w:rsidR="003C73CC" w:rsidRPr="002413CB">
        <w:rPr>
          <w:rFonts w:eastAsia="新細明體" w:hint="eastAsia"/>
          <w:lang w:eastAsia="zh-TW"/>
        </w:rPr>
        <w:t xml:space="preserve">every </w:t>
      </w:r>
      <w:proofErr w:type="gramStart"/>
      <w:r w:rsidR="003C73CC" w:rsidRPr="002413CB">
        <w:rPr>
          <w:rFonts w:eastAsia="新細明體" w:hint="eastAsia"/>
          <w:lang w:eastAsia="zh-TW"/>
        </w:rPr>
        <w:t>events</w:t>
      </w:r>
      <w:proofErr w:type="gramEnd"/>
      <w:r w:rsidR="003C73CC" w:rsidRPr="002413CB">
        <w:rPr>
          <w:rFonts w:eastAsia="新細明體" w:hint="eastAsia"/>
          <w:lang w:eastAsia="zh-TW"/>
        </w:rPr>
        <w:t xml:space="preserve"> on the library</w:t>
      </w:r>
      <w:r w:rsidR="00785DCA" w:rsidRPr="002413CB">
        <w:rPr>
          <w:rFonts w:eastAsia="新細明體" w:hint="eastAsia"/>
          <w:lang w:eastAsia="zh-TW"/>
        </w:rPr>
        <w:t xml:space="preserve"> since the day database build up</w:t>
      </w:r>
      <w:r w:rsidR="003C73CC" w:rsidRPr="002413CB">
        <w:rPr>
          <w:rFonts w:eastAsia="新細明體" w:hint="eastAsia"/>
          <w:lang w:eastAsia="zh-TW"/>
        </w:rPr>
        <w:t xml:space="preserve">, </w:t>
      </w:r>
      <w:r w:rsidR="00D44485" w:rsidRPr="002413CB">
        <w:rPr>
          <w:rFonts w:eastAsia="新細明體" w:hint="eastAsia"/>
          <w:lang w:eastAsia="zh-TW"/>
        </w:rPr>
        <w:t>include your browser history, pay records</w:t>
      </w:r>
      <w:r w:rsidR="00785DCA" w:rsidRPr="002413CB">
        <w:rPr>
          <w:rFonts w:eastAsia="新細明體" w:hint="eastAsia"/>
          <w:lang w:eastAsia="zh-TW"/>
        </w:rPr>
        <w:t xml:space="preserve">. But along with the </w:t>
      </w:r>
      <w:r w:rsidR="00364B56" w:rsidRPr="002413CB">
        <w:rPr>
          <w:rFonts w:eastAsia="新細明體"/>
          <w:lang w:eastAsia="zh-TW"/>
        </w:rPr>
        <w:t>technology</w:t>
      </w:r>
      <w:r w:rsidR="00364B56" w:rsidRPr="002413CB">
        <w:rPr>
          <w:rFonts w:eastAsia="新細明體" w:hint="eastAsia"/>
          <w:lang w:eastAsia="zh-TW"/>
        </w:rPr>
        <w:t xml:space="preserve"> develop, there </w:t>
      </w:r>
      <w:r w:rsidR="00622AC9" w:rsidRPr="002413CB">
        <w:rPr>
          <w:rFonts w:eastAsia="新細明體"/>
          <w:lang w:eastAsia="zh-TW"/>
        </w:rPr>
        <w:t>is</w:t>
      </w:r>
      <w:r w:rsidR="00364B56" w:rsidRPr="002413CB">
        <w:rPr>
          <w:rFonts w:eastAsia="新細明體" w:hint="eastAsia"/>
          <w:lang w:eastAsia="zh-TW"/>
        </w:rPr>
        <w:t xml:space="preserve"> much more </w:t>
      </w:r>
      <w:proofErr w:type="gramStart"/>
      <w:r w:rsidR="00364B56" w:rsidRPr="002413CB">
        <w:rPr>
          <w:rFonts w:eastAsia="新細明體" w:hint="eastAsia"/>
          <w:lang w:eastAsia="zh-TW"/>
        </w:rPr>
        <w:t>data</w:t>
      </w:r>
      <w:proofErr w:type="gramEnd"/>
      <w:r w:rsidR="00364B56" w:rsidRPr="002413CB">
        <w:rPr>
          <w:rFonts w:eastAsia="新細明體" w:hint="eastAsia"/>
          <w:lang w:eastAsia="zh-TW"/>
        </w:rPr>
        <w:t xml:space="preserve"> </w:t>
      </w:r>
      <w:proofErr w:type="gramStart"/>
      <w:r w:rsidR="00364B56" w:rsidRPr="002413CB">
        <w:rPr>
          <w:rFonts w:eastAsia="新細明體" w:hint="eastAsia"/>
          <w:lang w:eastAsia="zh-TW"/>
        </w:rPr>
        <w:t>have to</w:t>
      </w:r>
      <w:proofErr w:type="gramEnd"/>
      <w:r w:rsidR="00364B56" w:rsidRPr="002413CB">
        <w:rPr>
          <w:rFonts w:eastAsia="新細明體" w:hint="eastAsia"/>
          <w:lang w:eastAsia="zh-TW"/>
        </w:rPr>
        <w:t xml:space="preserve"> be </w:t>
      </w:r>
      <w:r w:rsidR="00364B56" w:rsidRPr="002413CB">
        <w:rPr>
          <w:rFonts w:eastAsia="新細明體"/>
          <w:lang w:eastAsia="zh-TW"/>
        </w:rPr>
        <w:t>storage</w:t>
      </w:r>
      <w:r w:rsidR="00364B56" w:rsidRPr="002413CB">
        <w:rPr>
          <w:rFonts w:eastAsia="新細明體" w:hint="eastAsia"/>
          <w:lang w:eastAsia="zh-TW"/>
        </w:rPr>
        <w:t xml:space="preserve"> per day, so that we </w:t>
      </w:r>
      <w:r w:rsidR="00364B56" w:rsidRPr="002413CB">
        <w:rPr>
          <w:rFonts w:eastAsia="新細明體"/>
          <w:lang w:eastAsia="zh-TW"/>
        </w:rPr>
        <w:t>have</w:t>
      </w:r>
      <w:r w:rsidR="00364B56" w:rsidRPr="002413CB">
        <w:rPr>
          <w:rFonts w:eastAsia="新細明體" w:hint="eastAsia"/>
          <w:lang w:eastAsia="zh-TW"/>
        </w:rPr>
        <w:t xml:space="preserve"> to find out </w:t>
      </w:r>
      <w:r w:rsidR="00E73E3D" w:rsidRPr="002413CB">
        <w:rPr>
          <w:rFonts w:eastAsia="新細明體" w:hint="eastAsia"/>
          <w:lang w:eastAsia="zh-TW"/>
        </w:rPr>
        <w:t xml:space="preserve">the new storage </w:t>
      </w:r>
      <w:r w:rsidR="00015EA0" w:rsidRPr="002413CB">
        <w:rPr>
          <w:rFonts w:eastAsia="新細明體"/>
          <w:lang w:eastAsia="zh-TW"/>
        </w:rPr>
        <w:t>technology</w:t>
      </w:r>
      <w:r w:rsidR="00E73E3D" w:rsidRPr="002413CB">
        <w:rPr>
          <w:rFonts w:eastAsia="新細明體" w:hint="eastAsia"/>
          <w:lang w:eastAsia="zh-TW"/>
        </w:rPr>
        <w:t xml:space="preserve"> and r</w:t>
      </w:r>
      <w:r w:rsidR="00015EA0" w:rsidRPr="002413CB">
        <w:rPr>
          <w:rFonts w:eastAsia="新細明體" w:hint="eastAsia"/>
          <w:lang w:eastAsia="zh-TW"/>
        </w:rPr>
        <w:t>a</w:t>
      </w:r>
      <w:r w:rsidR="00E73E3D" w:rsidRPr="002413CB">
        <w:rPr>
          <w:rFonts w:eastAsia="新細明體" w:hint="eastAsia"/>
          <w:lang w:eastAsia="zh-TW"/>
        </w:rPr>
        <w:t>ise up the storage efficiency</w:t>
      </w:r>
      <w:r w:rsidR="00015EA0" w:rsidRPr="002413CB">
        <w:rPr>
          <w:rFonts w:eastAsia="新細明體" w:hint="eastAsia"/>
          <w:lang w:eastAsia="zh-TW"/>
        </w:rPr>
        <w:t>.</w:t>
      </w:r>
      <w:r w:rsidR="00CA33DF" w:rsidRPr="002413CB">
        <w:rPr>
          <w:rFonts w:eastAsia="新細明體" w:hint="eastAsia"/>
          <w:lang w:eastAsia="zh-TW"/>
        </w:rPr>
        <w:t xml:space="preserve"> </w:t>
      </w:r>
      <w:r w:rsidR="00CA33DF" w:rsidRPr="002413CB">
        <w:rPr>
          <w:rFonts w:eastAsia="新細明體"/>
          <w:lang w:eastAsia="zh-TW"/>
        </w:rPr>
        <w:t>T</w:t>
      </w:r>
      <w:r w:rsidR="00CA33DF" w:rsidRPr="002413CB">
        <w:rPr>
          <w:rFonts w:eastAsia="新細明體" w:hint="eastAsia"/>
          <w:lang w:eastAsia="zh-TW"/>
        </w:rPr>
        <w:t xml:space="preserve">he numerous data processing </w:t>
      </w:r>
      <w:r w:rsidR="00622AC9" w:rsidRPr="002413CB">
        <w:rPr>
          <w:rFonts w:eastAsia="新細明體" w:hint="eastAsia"/>
          <w:lang w:eastAsia="zh-TW"/>
        </w:rPr>
        <w:t xml:space="preserve">be doomed that it </w:t>
      </w:r>
      <w:r w:rsidR="00622AC9" w:rsidRPr="002413CB">
        <w:rPr>
          <w:rFonts w:eastAsia="新細明體"/>
          <w:lang w:eastAsia="zh-TW"/>
        </w:rPr>
        <w:t>will</w:t>
      </w:r>
      <w:r w:rsidR="00622AC9" w:rsidRPr="002413CB">
        <w:rPr>
          <w:rFonts w:eastAsia="新細明體" w:hint="eastAsia"/>
          <w:lang w:eastAsia="zh-TW"/>
        </w:rPr>
        <w:t xml:space="preserve"> be a hard obstacle.</w:t>
      </w:r>
    </w:p>
    <w:p w14:paraId="161D3A7F" w14:textId="11EAA754" w:rsidR="00EC231C" w:rsidRPr="002413CB" w:rsidRDefault="00056376" w:rsidP="0024328E">
      <w:pPr>
        <w:pStyle w:val="ad"/>
        <w:numPr>
          <w:ilvl w:val="0"/>
          <w:numId w:val="19"/>
        </w:numPr>
        <w:ind w:leftChars="0"/>
        <w:rPr>
          <w:rFonts w:eastAsia="新細明體"/>
          <w:lang w:eastAsia="zh-TW"/>
        </w:rPr>
      </w:pPr>
      <w:r w:rsidRPr="002413CB">
        <w:rPr>
          <w:rFonts w:eastAsia="新細明體"/>
          <w:lang w:eastAsia="zh-TW"/>
        </w:rPr>
        <w:t>Description</w:t>
      </w:r>
    </w:p>
    <w:p w14:paraId="638378DD" w14:textId="3570FC37" w:rsidR="002413CB" w:rsidRPr="002413CB" w:rsidRDefault="002413CB" w:rsidP="002413CB">
      <w:pPr>
        <w:ind w:left="420" w:firstLine="420"/>
        <w:rPr>
          <w:rFonts w:eastAsia="新細明體"/>
          <w:lang w:eastAsia="zh-TW"/>
        </w:rPr>
      </w:pPr>
      <w:r w:rsidRPr="002413CB">
        <w:rPr>
          <w:rFonts w:eastAsia="新細明體"/>
          <w:lang w:eastAsia="zh-TW"/>
        </w:rPr>
        <w:t>A database is an organized collection of data that is stored and managed in a computer system. It is designed to allow for efficient storage, retrieval, and manipulation of large amounts of data.</w:t>
      </w:r>
    </w:p>
    <w:p w14:paraId="45C0A87A" w14:textId="77777777" w:rsidR="002413CB" w:rsidRPr="002413CB" w:rsidRDefault="002413CB" w:rsidP="002413CB">
      <w:pPr>
        <w:ind w:left="420" w:firstLine="420"/>
        <w:rPr>
          <w:rFonts w:eastAsia="新細明體"/>
          <w:lang w:eastAsia="zh-TW"/>
        </w:rPr>
      </w:pPr>
      <w:r w:rsidRPr="002413CB">
        <w:rPr>
          <w:rFonts w:eastAsia="新細明體"/>
          <w:lang w:eastAsia="zh-TW"/>
        </w:rPr>
        <w:t xml:space="preserve">Databases consist of one or more tables, which are made up of rows and columns. Each row represents a single record or entity, while each column represents a specific attribute or field of that entity. For example, a database of customers might have a table with columns for customer name, address, phone number, and email address. Each row </w:t>
      </w:r>
      <w:proofErr w:type="gramStart"/>
      <w:r w:rsidRPr="002413CB">
        <w:rPr>
          <w:rFonts w:eastAsia="新細明體"/>
          <w:lang w:eastAsia="zh-TW"/>
        </w:rPr>
        <w:t>in</w:t>
      </w:r>
      <w:proofErr w:type="gramEnd"/>
      <w:r w:rsidRPr="002413CB">
        <w:rPr>
          <w:rFonts w:eastAsia="新細明體"/>
          <w:lang w:eastAsia="zh-TW"/>
        </w:rPr>
        <w:t xml:space="preserve"> the table would represent a specific customer.</w:t>
      </w:r>
    </w:p>
    <w:p w14:paraId="0B0C2345" w14:textId="77777777" w:rsidR="002413CB" w:rsidRPr="002413CB" w:rsidRDefault="002413CB" w:rsidP="002413CB">
      <w:pPr>
        <w:ind w:left="420" w:firstLine="420"/>
        <w:rPr>
          <w:rFonts w:eastAsia="新細明體"/>
          <w:lang w:eastAsia="zh-TW"/>
        </w:rPr>
      </w:pPr>
      <w:r w:rsidRPr="002413CB">
        <w:rPr>
          <w:rFonts w:eastAsia="新細明體"/>
          <w:lang w:eastAsia="zh-TW"/>
        </w:rPr>
        <w:t>Databases are managed by a database management system (DBMS), which provides tools for creating, modifying, and querying the database. The DBMS also ensures the integrity and security of the data by enforcing constraints and access controls.</w:t>
      </w:r>
    </w:p>
    <w:p w14:paraId="6BB1C476" w14:textId="77777777" w:rsidR="002413CB" w:rsidRPr="002413CB" w:rsidRDefault="002413CB" w:rsidP="002413CB">
      <w:pPr>
        <w:ind w:left="420" w:firstLine="420"/>
        <w:rPr>
          <w:rFonts w:eastAsia="新細明體"/>
          <w:lang w:eastAsia="zh-TW"/>
        </w:rPr>
      </w:pPr>
      <w:r w:rsidRPr="002413CB">
        <w:rPr>
          <w:rFonts w:eastAsia="新細明體"/>
          <w:lang w:eastAsia="zh-TW"/>
        </w:rPr>
        <w:t>There are several types of databases, including relational databases, which store data in tables with defined relationships between them; NoSQL databases, which are designed to handle large amounts of unstructured or semi-structured data; and object-oriented databases, which store data as objects rather than tables.</w:t>
      </w:r>
    </w:p>
    <w:p w14:paraId="4958E267" w14:textId="1DCADE20" w:rsidR="00EC231C" w:rsidRPr="00056376" w:rsidRDefault="002413CB" w:rsidP="002413CB">
      <w:pPr>
        <w:ind w:left="420" w:firstLine="420"/>
        <w:rPr>
          <w:rFonts w:eastAsia="新細明體"/>
          <w:lang w:eastAsia="zh-TW"/>
        </w:rPr>
      </w:pPr>
      <w:r w:rsidRPr="002413CB">
        <w:rPr>
          <w:rFonts w:eastAsia="新細明體"/>
          <w:lang w:eastAsia="zh-TW"/>
        </w:rPr>
        <w:t>Databases are used in a wide variety of applications, including business management, scientific research, healthcare, and entertainment. They are essential for organizations that need to manage large amounts of data and make it available to multiple users or applications.</w:t>
      </w:r>
    </w:p>
    <w:p w14:paraId="41FD5D2F" w14:textId="3B239DA9" w:rsidR="00E5090F" w:rsidRPr="002413CB" w:rsidRDefault="00056376" w:rsidP="0024328E">
      <w:pPr>
        <w:pStyle w:val="ad"/>
        <w:numPr>
          <w:ilvl w:val="0"/>
          <w:numId w:val="19"/>
        </w:numPr>
        <w:ind w:leftChars="0"/>
        <w:rPr>
          <w:rFonts w:eastAsia="新細明體"/>
          <w:lang w:eastAsia="zh-TW"/>
        </w:rPr>
      </w:pPr>
      <w:r w:rsidRPr="002413CB">
        <w:rPr>
          <w:rFonts w:eastAsia="新細明體"/>
          <w:lang w:eastAsia="zh-TW"/>
        </w:rPr>
        <w:t>Related product or technic</w:t>
      </w:r>
      <w:r w:rsidRPr="002413CB">
        <w:rPr>
          <w:rFonts w:eastAsia="新細明體"/>
          <w:lang w:eastAsia="zh-TW"/>
        </w:rPr>
        <w:tab/>
      </w:r>
    </w:p>
    <w:p w14:paraId="6A59ACC9" w14:textId="34D7C1F3" w:rsidR="002413CB" w:rsidRPr="003C28F7" w:rsidRDefault="002413CB" w:rsidP="003C28F7">
      <w:pPr>
        <w:pStyle w:val="ad"/>
        <w:numPr>
          <w:ilvl w:val="1"/>
          <w:numId w:val="18"/>
        </w:numPr>
        <w:ind w:left="920"/>
        <w:rPr>
          <w:rFonts w:eastAsia="新細明體" w:hint="eastAsia"/>
          <w:lang w:eastAsia="zh-TW"/>
        </w:rPr>
      </w:pPr>
      <w:r w:rsidRPr="002413CB">
        <w:rPr>
          <w:rFonts w:eastAsia="新細明體"/>
          <w:lang w:eastAsia="zh-TW"/>
        </w:rPr>
        <w:t>Cloud drive</w:t>
      </w:r>
      <w:r w:rsidR="003C28F7">
        <w:rPr>
          <w:rFonts w:eastAsia="新細明體"/>
          <w:lang w:eastAsia="zh-TW"/>
        </w:rPr>
        <w:br/>
      </w:r>
      <w:r w:rsidR="003C28F7">
        <w:rPr>
          <w:rFonts w:eastAsia="新細明體" w:hint="eastAsia"/>
          <w:lang w:eastAsia="zh-TW"/>
        </w:rPr>
        <w:t xml:space="preserve"> </w:t>
      </w:r>
      <w:r w:rsidR="003C28F7">
        <w:rPr>
          <w:rFonts w:eastAsia="新細明體"/>
          <w:lang w:eastAsia="zh-TW"/>
        </w:rPr>
        <w:tab/>
      </w:r>
      <w:r w:rsidR="003C28F7" w:rsidRPr="003C28F7">
        <w:rPr>
          <w:rFonts w:eastAsia="新細明體"/>
          <w:lang w:eastAsia="zh-TW"/>
        </w:rPr>
        <w:t xml:space="preserve">A cloud drive is a storage service provided by cloud computing providers. It offers storage space, accessibility from anywhere with an internet connection, sharing and </w:t>
      </w:r>
      <w:r w:rsidR="003C28F7" w:rsidRPr="003C28F7">
        <w:rPr>
          <w:rFonts w:eastAsia="新細明體"/>
          <w:lang w:eastAsia="zh-TW"/>
        </w:rPr>
        <w:lastRenderedPageBreak/>
        <w:t>collaboration features, can act as a backup, and has security measures. Popular services include Google Drive, Dropbox, OneDrive, and Amazon Drive.</w:t>
      </w:r>
    </w:p>
    <w:p w14:paraId="3AA21C7D" w14:textId="5B7B4B61" w:rsidR="003C28F7" w:rsidRPr="003C28F7" w:rsidRDefault="003C28F7" w:rsidP="003C28F7">
      <w:pPr>
        <w:pStyle w:val="ad"/>
        <w:ind w:leftChars="0" w:left="920" w:firstLineChars="154" w:firstLine="339"/>
        <w:rPr>
          <w:rFonts w:eastAsia="新細明體"/>
          <w:lang w:eastAsia="zh-TW"/>
        </w:rPr>
      </w:pPr>
      <w:r w:rsidRPr="003C28F7">
        <w:rPr>
          <w:rFonts w:eastAsia="新細明體" w:hint="eastAsia"/>
          <w:lang w:eastAsia="zh-TW"/>
        </w:rPr>
        <w:t>Frontier Company</w:t>
      </w:r>
    </w:p>
    <w:p w14:paraId="782BC332" w14:textId="1FCCEDAA" w:rsidR="003C28F7" w:rsidRPr="003C28F7" w:rsidRDefault="003C28F7" w:rsidP="003C28F7">
      <w:pPr>
        <w:pStyle w:val="ad"/>
        <w:numPr>
          <w:ilvl w:val="0"/>
          <w:numId w:val="88"/>
        </w:numPr>
        <w:ind w:leftChars="0"/>
        <w:rPr>
          <w:rFonts w:eastAsia="新細明體"/>
          <w:lang w:eastAsia="zh-TW"/>
        </w:rPr>
      </w:pPr>
      <w:r>
        <w:rPr>
          <w:rFonts w:eastAsia="新細明體" w:hint="eastAsia"/>
          <w:lang w:eastAsia="zh-TW"/>
        </w:rPr>
        <w:t>Google</w:t>
      </w:r>
    </w:p>
    <w:p w14:paraId="41EC428F" w14:textId="65E75A74" w:rsidR="003C28F7" w:rsidRPr="003C28F7" w:rsidRDefault="003C28F7" w:rsidP="003C28F7">
      <w:pPr>
        <w:pStyle w:val="ad"/>
        <w:numPr>
          <w:ilvl w:val="0"/>
          <w:numId w:val="88"/>
        </w:numPr>
        <w:ind w:leftChars="0"/>
        <w:rPr>
          <w:rFonts w:eastAsia="新細明體"/>
          <w:lang w:eastAsia="zh-TW"/>
        </w:rPr>
      </w:pPr>
      <w:r>
        <w:rPr>
          <w:rFonts w:eastAsia="新細明體" w:hint="eastAsia"/>
          <w:lang w:eastAsia="zh-TW"/>
        </w:rPr>
        <w:t>Amazon</w:t>
      </w:r>
      <w:r w:rsidRPr="003C28F7">
        <w:rPr>
          <w:rFonts w:eastAsia="新細明體" w:hint="eastAsia"/>
          <w:lang w:eastAsia="zh-TW"/>
        </w:rPr>
        <w:t xml:space="preserve"> </w:t>
      </w:r>
    </w:p>
    <w:p w14:paraId="1FC24949" w14:textId="645F4168" w:rsidR="003C28F7" w:rsidRPr="003C28F7" w:rsidRDefault="003C28F7" w:rsidP="003C28F7">
      <w:pPr>
        <w:pStyle w:val="ad"/>
        <w:numPr>
          <w:ilvl w:val="0"/>
          <w:numId w:val="88"/>
        </w:numPr>
        <w:ind w:leftChars="0"/>
        <w:rPr>
          <w:rFonts w:eastAsia="新細明體" w:hint="eastAsia"/>
          <w:lang w:eastAsia="zh-TW"/>
        </w:rPr>
      </w:pPr>
      <w:r>
        <w:rPr>
          <w:rFonts w:eastAsia="新細明體" w:hint="eastAsia"/>
          <w:lang w:eastAsia="zh-TW"/>
        </w:rPr>
        <w:t>Dropbox</w:t>
      </w:r>
    </w:p>
    <w:p w14:paraId="2D31593F" w14:textId="0D8DCB4C" w:rsidR="00151956" w:rsidRDefault="00FD0129" w:rsidP="0024328E">
      <w:pPr>
        <w:pStyle w:val="ab"/>
        <w:numPr>
          <w:ilvl w:val="0"/>
          <w:numId w:val="11"/>
        </w:numPr>
        <w:rPr>
          <w:rFonts w:eastAsia="新細明體"/>
          <w:lang w:eastAsia="zh-TW"/>
        </w:rPr>
      </w:pPr>
      <w:r w:rsidRPr="001D38CC">
        <w:rPr>
          <w:rFonts w:eastAsia="Aptos"/>
        </w:rPr>
        <w:t>Human-Computer Interaction</w:t>
      </w:r>
    </w:p>
    <w:p w14:paraId="309E0535" w14:textId="42DC680F" w:rsidR="0098288A" w:rsidRPr="00CB4A74" w:rsidRDefault="0098288A" w:rsidP="0024328E">
      <w:pPr>
        <w:pStyle w:val="ad"/>
        <w:numPr>
          <w:ilvl w:val="0"/>
          <w:numId w:val="21"/>
        </w:numPr>
        <w:ind w:leftChars="0"/>
        <w:rPr>
          <w:rFonts w:eastAsia="新細明體"/>
          <w:lang w:eastAsia="zh-TW"/>
        </w:rPr>
      </w:pPr>
      <w:r>
        <w:rPr>
          <w:noProof/>
        </w:rPr>
        <w:drawing>
          <wp:anchor distT="0" distB="0" distL="114300" distR="114300" simplePos="0" relativeHeight="251658245" behindDoc="1" locked="0" layoutInCell="1" allowOverlap="1" wp14:anchorId="4D0B9784" wp14:editId="2E30BE53">
            <wp:simplePos x="0" y="0"/>
            <wp:positionH relativeFrom="margin">
              <wp:posOffset>2983865</wp:posOffset>
            </wp:positionH>
            <wp:positionV relativeFrom="paragraph">
              <wp:posOffset>31115</wp:posOffset>
            </wp:positionV>
            <wp:extent cx="2745105" cy="1543050"/>
            <wp:effectExtent l="0" t="0" r="0" b="0"/>
            <wp:wrapTight wrapText="bothSides">
              <wp:wrapPolygon edited="0">
                <wp:start x="0" y="0"/>
                <wp:lineTo x="0" y="21333"/>
                <wp:lineTo x="21435" y="21333"/>
                <wp:lineTo x="21435" y="0"/>
                <wp:lineTo x="0" y="0"/>
              </wp:wrapPolygon>
            </wp:wrapTight>
            <wp:docPr id="58688145" name="圖片 6" descr="脑机接口 - 字节点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脑机接口 - 字节点击"/>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45105"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6376" w:rsidRPr="00CB4A74">
        <w:rPr>
          <w:rFonts w:eastAsia="新細明體"/>
          <w:lang w:eastAsia="zh-TW"/>
        </w:rPr>
        <w:t>Main role on society</w:t>
      </w:r>
      <w:r w:rsidRPr="00CB4A74">
        <w:rPr>
          <w:rFonts w:eastAsia="新細明體"/>
          <w:lang w:eastAsia="zh-TW"/>
        </w:rPr>
        <w:br/>
      </w:r>
      <w:r w:rsidR="00385540" w:rsidRPr="00CB4A74">
        <w:rPr>
          <w:rFonts w:eastAsia="新細明體" w:hint="eastAsia"/>
          <w:lang w:eastAsia="zh-TW"/>
        </w:rPr>
        <w:t xml:space="preserve"> </w:t>
      </w:r>
      <w:r w:rsidR="00385540" w:rsidRPr="00CB4A74">
        <w:rPr>
          <w:rFonts w:eastAsia="新細明體"/>
          <w:lang w:eastAsia="zh-TW"/>
        </w:rPr>
        <w:tab/>
      </w:r>
      <w:r w:rsidR="007043FD" w:rsidRPr="00CB4A74">
        <w:rPr>
          <w:rFonts w:eastAsia="新細明體"/>
          <w:lang w:eastAsia="zh-TW"/>
        </w:rPr>
        <w:t>The field of human-computer interaction, which encompasses the study of technology between humans and computers, has the potential to be applied in a variety of contexts, including health and daily life. It represents a novel concept within the broader field of technology and society.</w:t>
      </w:r>
    </w:p>
    <w:p w14:paraId="4AAC43EB" w14:textId="6EACFB5E" w:rsidR="00056376" w:rsidRPr="00CB4A74" w:rsidRDefault="00056376" w:rsidP="0024328E">
      <w:pPr>
        <w:pStyle w:val="ad"/>
        <w:numPr>
          <w:ilvl w:val="0"/>
          <w:numId w:val="21"/>
        </w:numPr>
        <w:ind w:leftChars="0"/>
        <w:rPr>
          <w:rFonts w:eastAsia="新細明體"/>
          <w:lang w:eastAsia="zh-TW"/>
        </w:rPr>
      </w:pPr>
      <w:r w:rsidRPr="00CB4A74">
        <w:rPr>
          <w:rFonts w:eastAsia="新細明體"/>
          <w:lang w:eastAsia="zh-TW"/>
        </w:rPr>
        <w:t>Description</w:t>
      </w:r>
    </w:p>
    <w:p w14:paraId="5291AC31" w14:textId="77777777" w:rsidR="00BC45BA" w:rsidRPr="00BC45BA" w:rsidRDefault="00BC45BA" w:rsidP="00BC45BA">
      <w:pPr>
        <w:ind w:left="420" w:firstLine="420"/>
        <w:rPr>
          <w:rFonts w:eastAsia="新細明體"/>
          <w:lang w:eastAsia="zh-TW"/>
        </w:rPr>
      </w:pPr>
      <w:r w:rsidRPr="00BC45BA">
        <w:rPr>
          <w:rFonts w:eastAsia="新細明體"/>
          <w:lang w:eastAsia="zh-TW"/>
        </w:rPr>
        <w:t>Human-computer interaction (HCI) is the study and practice of how people interact with computers and computing systems. It encompasses the design, evaluation, and implementation of interactive technologies to ensure they are useful, usable, and enjoyable for humans.</w:t>
      </w:r>
    </w:p>
    <w:p w14:paraId="3987BBF4" w14:textId="77777777" w:rsidR="00BC45BA" w:rsidRPr="00BC45BA" w:rsidRDefault="00BC45BA" w:rsidP="00BC45BA">
      <w:pPr>
        <w:ind w:left="420" w:firstLine="420"/>
        <w:rPr>
          <w:rFonts w:eastAsia="新細明體"/>
          <w:lang w:eastAsia="zh-TW"/>
        </w:rPr>
      </w:pPr>
      <w:r w:rsidRPr="00BC45BA">
        <w:rPr>
          <w:rFonts w:eastAsia="新細明體"/>
          <w:lang w:eastAsia="zh-TW"/>
        </w:rPr>
        <w:t>HCI involves understanding human capabilities and limitations, such as perception, cognition, and motor skills, and applying this knowledge to create interfaces and systems that are intuitive and efficient. This includes the design of graphical user interfaces (GUIs), touchscreens, voice commands, and other input/output methods.</w:t>
      </w:r>
    </w:p>
    <w:p w14:paraId="2742458D" w14:textId="77777777" w:rsidR="00BC45BA" w:rsidRPr="00BC45BA" w:rsidRDefault="00BC45BA" w:rsidP="00BC45BA">
      <w:pPr>
        <w:ind w:left="420" w:firstLine="420"/>
        <w:rPr>
          <w:rFonts w:eastAsia="新細明體"/>
          <w:lang w:eastAsia="zh-TW"/>
        </w:rPr>
      </w:pPr>
      <w:r w:rsidRPr="00BC45BA">
        <w:rPr>
          <w:rFonts w:eastAsia="新細明體"/>
          <w:lang w:eastAsia="zh-TW"/>
        </w:rPr>
        <w:t>HCI also involves evaluating the usability and user experience of interactive systems through methods such as user testing, surveys, and analytics. This helps to identify areas for improvement and ensure that systems meet the needs and expectations of users.</w:t>
      </w:r>
    </w:p>
    <w:p w14:paraId="3472F7C2" w14:textId="77777777" w:rsidR="00BC45BA" w:rsidRPr="00BC45BA" w:rsidRDefault="00BC45BA" w:rsidP="00BC45BA">
      <w:pPr>
        <w:ind w:left="420" w:firstLine="420"/>
        <w:rPr>
          <w:rFonts w:eastAsia="新細明體"/>
          <w:lang w:eastAsia="zh-TW"/>
        </w:rPr>
      </w:pPr>
      <w:r w:rsidRPr="00BC45BA">
        <w:rPr>
          <w:rFonts w:eastAsia="新細明體"/>
          <w:lang w:eastAsia="zh-TW"/>
        </w:rPr>
        <w:t xml:space="preserve">In addition to traditional computing devices such as desktop computers and laptops, HCI also extends to emerging technologies such as mobile devices, wearables, virtual reality, and augmented reality. As these technologies become more widespread, HCI plays </w:t>
      </w:r>
      <w:r w:rsidRPr="00BC45BA">
        <w:rPr>
          <w:rFonts w:eastAsia="新細明體"/>
          <w:lang w:eastAsia="zh-TW"/>
        </w:rPr>
        <w:lastRenderedPageBreak/>
        <w:t>an increasingly important role in ensuring that they are accessible and useful for a diverse range of users.</w:t>
      </w:r>
    </w:p>
    <w:p w14:paraId="6FC9AD4A" w14:textId="77777777" w:rsidR="00CB4A74" w:rsidRDefault="00BC45BA" w:rsidP="00BC45BA">
      <w:pPr>
        <w:ind w:left="420" w:firstLine="420"/>
        <w:rPr>
          <w:rFonts w:eastAsia="新細明體"/>
          <w:lang w:eastAsia="zh-TW"/>
        </w:rPr>
      </w:pPr>
      <w:r w:rsidRPr="00BC45BA">
        <w:rPr>
          <w:rFonts w:eastAsia="新細明體"/>
          <w:lang w:eastAsia="zh-TW"/>
        </w:rPr>
        <w:t>Overall, human-computer interaction is a multidisciplinary field that combines elements of computer science, psychology, design, and engineering to create interactive technologies that enhance human productivity and creativity</w:t>
      </w:r>
      <w:r w:rsidR="00056376" w:rsidRPr="00056376">
        <w:rPr>
          <w:rFonts w:eastAsia="新細明體"/>
          <w:lang w:eastAsia="zh-TW"/>
        </w:rPr>
        <w:t>.</w:t>
      </w:r>
    </w:p>
    <w:p w14:paraId="1E353D2E" w14:textId="4ECA7273" w:rsidR="0090739D" w:rsidRPr="0090739D" w:rsidRDefault="00056376" w:rsidP="0024328E">
      <w:pPr>
        <w:pStyle w:val="ad"/>
        <w:numPr>
          <w:ilvl w:val="0"/>
          <w:numId w:val="21"/>
        </w:numPr>
        <w:ind w:leftChars="0"/>
        <w:rPr>
          <w:rFonts w:eastAsia="新細明體"/>
          <w:lang w:eastAsia="zh-TW"/>
        </w:rPr>
      </w:pPr>
      <w:r w:rsidRPr="00CB4A74">
        <w:rPr>
          <w:rFonts w:eastAsia="新細明體"/>
          <w:lang w:eastAsia="zh-TW"/>
        </w:rPr>
        <w:t>Related product or technic</w:t>
      </w:r>
    </w:p>
    <w:p w14:paraId="1923E47C" w14:textId="40336F73" w:rsidR="00CB4A74" w:rsidRDefault="009B4307" w:rsidP="0024328E">
      <w:pPr>
        <w:pStyle w:val="ad"/>
        <w:numPr>
          <w:ilvl w:val="1"/>
          <w:numId w:val="22"/>
        </w:numPr>
        <w:ind w:leftChars="0"/>
        <w:rPr>
          <w:rFonts w:eastAsia="新細明體"/>
          <w:lang w:eastAsia="zh-TW"/>
        </w:rPr>
      </w:pPr>
      <w:r>
        <w:rPr>
          <w:rFonts w:eastAsia="新細明體"/>
          <w:lang w:eastAsia="zh-TW"/>
        </w:rPr>
        <w:t>T</w:t>
      </w:r>
      <w:r>
        <w:rPr>
          <w:rFonts w:eastAsia="新細明體" w:hint="eastAsia"/>
          <w:lang w:eastAsia="zh-TW"/>
        </w:rPr>
        <w:t xml:space="preserve">raditional </w:t>
      </w:r>
      <w:r w:rsidR="00430BE4">
        <w:rPr>
          <w:rFonts w:eastAsia="新細明體" w:hint="eastAsia"/>
          <w:lang w:eastAsia="zh-TW"/>
        </w:rPr>
        <w:t>device</w:t>
      </w:r>
    </w:p>
    <w:p w14:paraId="1EBEC47C" w14:textId="59A54D24" w:rsidR="00430BE4" w:rsidRPr="002D450A" w:rsidRDefault="00430BE4" w:rsidP="0024328E">
      <w:pPr>
        <w:pStyle w:val="ad"/>
        <w:numPr>
          <w:ilvl w:val="2"/>
          <w:numId w:val="22"/>
        </w:numPr>
        <w:ind w:leftChars="0"/>
        <w:rPr>
          <w:rFonts w:eastAsia="新細明體"/>
          <w:lang w:eastAsia="zh-TW"/>
        </w:rPr>
      </w:pPr>
      <w:r w:rsidRPr="002D450A">
        <w:rPr>
          <w:rFonts w:eastAsia="新細明體"/>
          <w:lang w:eastAsia="zh-TW"/>
        </w:rPr>
        <w:t>Mouse and keyboard</w:t>
      </w:r>
    </w:p>
    <w:p w14:paraId="04CFE78D" w14:textId="064B5C31" w:rsidR="00430BE4" w:rsidRPr="002D450A" w:rsidRDefault="00430BE4" w:rsidP="0024328E">
      <w:pPr>
        <w:pStyle w:val="ad"/>
        <w:numPr>
          <w:ilvl w:val="2"/>
          <w:numId w:val="22"/>
        </w:numPr>
        <w:ind w:leftChars="0"/>
        <w:rPr>
          <w:rFonts w:eastAsia="新細明體"/>
          <w:lang w:eastAsia="zh-TW"/>
        </w:rPr>
      </w:pPr>
      <w:r w:rsidRPr="002D450A">
        <w:rPr>
          <w:rFonts w:eastAsia="新細明體"/>
          <w:lang w:eastAsia="zh-TW"/>
        </w:rPr>
        <w:t>Touchpad</w:t>
      </w:r>
    </w:p>
    <w:p w14:paraId="25AD36AB" w14:textId="43FDAAFF" w:rsidR="00430BE4" w:rsidRPr="002D450A" w:rsidRDefault="00430BE4" w:rsidP="0024328E">
      <w:pPr>
        <w:pStyle w:val="ad"/>
        <w:numPr>
          <w:ilvl w:val="2"/>
          <w:numId w:val="22"/>
        </w:numPr>
        <w:ind w:leftChars="0"/>
        <w:rPr>
          <w:rFonts w:eastAsia="新細明體"/>
          <w:lang w:eastAsia="zh-TW"/>
        </w:rPr>
      </w:pPr>
      <w:r w:rsidRPr="002D450A">
        <w:rPr>
          <w:rFonts w:eastAsia="新細明體"/>
          <w:lang w:eastAsia="zh-TW"/>
        </w:rPr>
        <w:t>Touchscreen</w:t>
      </w:r>
    </w:p>
    <w:p w14:paraId="35446470" w14:textId="3FC7A65A" w:rsidR="00430BE4" w:rsidRPr="002D450A" w:rsidRDefault="00430BE4" w:rsidP="0024328E">
      <w:pPr>
        <w:pStyle w:val="ad"/>
        <w:numPr>
          <w:ilvl w:val="2"/>
          <w:numId w:val="22"/>
        </w:numPr>
        <w:ind w:leftChars="0"/>
        <w:rPr>
          <w:rFonts w:eastAsia="新細明體"/>
          <w:lang w:eastAsia="zh-TW"/>
        </w:rPr>
      </w:pPr>
      <w:r w:rsidRPr="002D450A">
        <w:rPr>
          <w:rFonts w:eastAsia="新細明體"/>
          <w:lang w:eastAsia="zh-TW"/>
        </w:rPr>
        <w:t>Digitizer tablet</w:t>
      </w:r>
    </w:p>
    <w:p w14:paraId="1030738D" w14:textId="7983968C" w:rsidR="00430BE4" w:rsidRDefault="002D450A" w:rsidP="0024328E">
      <w:pPr>
        <w:pStyle w:val="ad"/>
        <w:numPr>
          <w:ilvl w:val="2"/>
          <w:numId w:val="22"/>
        </w:numPr>
        <w:ind w:leftChars="0"/>
        <w:rPr>
          <w:rFonts w:eastAsia="新細明體"/>
          <w:lang w:eastAsia="zh-TW"/>
        </w:rPr>
      </w:pPr>
      <w:r w:rsidRPr="002D450A">
        <w:rPr>
          <w:rFonts w:eastAsia="新細明體"/>
          <w:lang w:eastAsia="zh-TW"/>
        </w:rPr>
        <w:t>Voice input device</w:t>
      </w:r>
    </w:p>
    <w:p w14:paraId="05A74C94" w14:textId="0029A9CC" w:rsidR="003C28F7" w:rsidRPr="003C28F7" w:rsidRDefault="003C28F7" w:rsidP="003C28F7">
      <w:pPr>
        <w:pStyle w:val="ad"/>
        <w:ind w:leftChars="300" w:left="660" w:firstLineChars="54" w:firstLine="119"/>
        <w:rPr>
          <w:rFonts w:eastAsia="新細明體"/>
          <w:lang w:eastAsia="zh-TW"/>
        </w:rPr>
      </w:pPr>
      <w:r>
        <w:rPr>
          <w:rFonts w:eastAsia="新細明體"/>
          <w:lang w:eastAsia="zh-TW"/>
        </w:rPr>
        <w:br/>
      </w:r>
      <w:proofErr w:type="gramStart"/>
      <w:r>
        <w:rPr>
          <w:rFonts w:eastAsia="新細明體" w:hint="eastAsia"/>
          <w:lang w:eastAsia="zh-TW"/>
        </w:rPr>
        <w:t>both of them</w:t>
      </w:r>
      <w:proofErr w:type="gramEnd"/>
      <w:r>
        <w:rPr>
          <w:rFonts w:eastAsia="新細明體" w:hint="eastAsia"/>
          <w:lang w:eastAsia="zh-TW"/>
        </w:rPr>
        <w:t xml:space="preserve"> </w:t>
      </w:r>
      <w:r w:rsidRPr="003C28F7">
        <w:rPr>
          <w:rFonts w:eastAsia="新細明體"/>
          <w:lang w:eastAsia="zh-TW"/>
        </w:rPr>
        <w:t>are input devices for human-computer interaction. HCI focuses on making computers user-friendly, and these devices are crucial for input and receiving feedback.</w:t>
      </w:r>
    </w:p>
    <w:p w14:paraId="33EDCEC5" w14:textId="07FF14A2" w:rsidR="003C28F7" w:rsidRPr="003C28F7" w:rsidRDefault="003C28F7" w:rsidP="003C28F7">
      <w:pPr>
        <w:pStyle w:val="ad"/>
        <w:ind w:leftChars="0" w:left="920" w:firstLineChars="154" w:firstLine="339"/>
        <w:rPr>
          <w:rFonts w:eastAsia="新細明體"/>
          <w:lang w:eastAsia="zh-TW"/>
        </w:rPr>
      </w:pPr>
      <w:r>
        <w:rPr>
          <w:rFonts w:eastAsia="新細明體"/>
        </w:rPr>
        <w:br/>
      </w:r>
      <w:r w:rsidRPr="003C28F7">
        <w:rPr>
          <w:rFonts w:eastAsia="新細明體" w:hint="eastAsia"/>
          <w:lang w:eastAsia="zh-TW"/>
        </w:rPr>
        <w:t>Frontier Company</w:t>
      </w:r>
    </w:p>
    <w:p w14:paraId="45223315" w14:textId="5C67A6D1" w:rsidR="003C28F7" w:rsidRPr="003C28F7" w:rsidRDefault="003C28F7" w:rsidP="003C28F7">
      <w:pPr>
        <w:pStyle w:val="ad"/>
        <w:numPr>
          <w:ilvl w:val="0"/>
          <w:numId w:val="90"/>
        </w:numPr>
        <w:ind w:leftChars="0"/>
        <w:rPr>
          <w:rFonts w:eastAsia="新細明體"/>
          <w:lang w:eastAsia="zh-TW"/>
        </w:rPr>
      </w:pPr>
      <w:r>
        <w:rPr>
          <w:rFonts w:eastAsia="新細明體" w:hint="eastAsia"/>
          <w:lang w:eastAsia="zh-TW"/>
        </w:rPr>
        <w:t>ASUS</w:t>
      </w:r>
    </w:p>
    <w:p w14:paraId="4C0E8C76" w14:textId="22AEA60E" w:rsidR="003C28F7" w:rsidRPr="003C28F7" w:rsidRDefault="003C28F7" w:rsidP="003C28F7">
      <w:pPr>
        <w:pStyle w:val="ad"/>
        <w:numPr>
          <w:ilvl w:val="0"/>
          <w:numId w:val="90"/>
        </w:numPr>
        <w:ind w:leftChars="0"/>
        <w:rPr>
          <w:rFonts w:eastAsia="新細明體"/>
          <w:lang w:eastAsia="zh-TW"/>
        </w:rPr>
      </w:pPr>
      <w:r>
        <w:rPr>
          <w:rFonts w:eastAsia="新細明體" w:hint="eastAsia"/>
          <w:lang w:eastAsia="zh-TW"/>
        </w:rPr>
        <w:t>Lenovo</w:t>
      </w:r>
      <w:r w:rsidRPr="003C28F7">
        <w:rPr>
          <w:rFonts w:eastAsia="新細明體" w:hint="eastAsia"/>
          <w:lang w:eastAsia="zh-TW"/>
        </w:rPr>
        <w:t xml:space="preserve"> </w:t>
      </w:r>
    </w:p>
    <w:p w14:paraId="652F70EB" w14:textId="7D95504B" w:rsidR="003C28F7" w:rsidRPr="003C28F7" w:rsidRDefault="003C28F7" w:rsidP="003C28F7">
      <w:pPr>
        <w:pStyle w:val="ad"/>
        <w:numPr>
          <w:ilvl w:val="0"/>
          <w:numId w:val="90"/>
        </w:numPr>
        <w:ind w:leftChars="0"/>
        <w:rPr>
          <w:rFonts w:eastAsia="新細明體" w:hint="eastAsia"/>
          <w:lang w:eastAsia="zh-TW"/>
        </w:rPr>
      </w:pPr>
      <w:r>
        <w:rPr>
          <w:rFonts w:eastAsia="新細明體" w:hint="eastAsia"/>
          <w:lang w:eastAsia="zh-TW"/>
        </w:rPr>
        <w:t>Apple</w:t>
      </w:r>
    </w:p>
    <w:p w14:paraId="34232D9A" w14:textId="680BD058" w:rsidR="003C28F7" w:rsidRPr="002D450A" w:rsidRDefault="003C28F7" w:rsidP="003C28F7">
      <w:pPr>
        <w:pStyle w:val="ad"/>
        <w:ind w:leftChars="0" w:left="1440"/>
        <w:rPr>
          <w:rFonts w:eastAsia="新細明體" w:hint="eastAsia"/>
          <w:lang w:eastAsia="zh-TW"/>
        </w:rPr>
      </w:pPr>
    </w:p>
    <w:p w14:paraId="0C256BE5" w14:textId="182AAA5C" w:rsidR="00CB4A74" w:rsidRPr="003C28F7" w:rsidRDefault="009B4307" w:rsidP="003C28F7">
      <w:pPr>
        <w:pStyle w:val="ad"/>
        <w:numPr>
          <w:ilvl w:val="1"/>
          <w:numId w:val="22"/>
        </w:numPr>
        <w:ind w:leftChars="0"/>
        <w:rPr>
          <w:rFonts w:eastAsia="新細明體" w:hint="eastAsia"/>
          <w:lang w:eastAsia="zh-TW"/>
        </w:rPr>
      </w:pPr>
      <w:r w:rsidRPr="00CB4A74">
        <w:rPr>
          <w:rFonts w:eastAsia="新細明體"/>
          <w:lang w:eastAsia="zh-TW"/>
        </w:rPr>
        <w:t xml:space="preserve">Human-machine </w:t>
      </w:r>
      <w:r w:rsidR="00042D72">
        <w:rPr>
          <w:rFonts w:eastAsia="新細明體" w:hint="eastAsia"/>
          <w:lang w:eastAsia="zh-TW"/>
        </w:rPr>
        <w:t>interface</w:t>
      </w:r>
      <w:r w:rsidRPr="00CB4A74">
        <w:rPr>
          <w:rFonts w:eastAsia="新細明體"/>
          <w:lang w:eastAsia="zh-TW"/>
        </w:rPr>
        <w:t xml:space="preserve"> (Not </w:t>
      </w:r>
      <w:r w:rsidR="00042D72">
        <w:rPr>
          <w:rFonts w:eastAsia="新細明體" w:hint="eastAsia"/>
          <w:lang w:eastAsia="zh-TW"/>
        </w:rPr>
        <w:t>matur</w:t>
      </w:r>
      <w:r w:rsidRPr="00CB4A74">
        <w:rPr>
          <w:rFonts w:eastAsia="新細明體"/>
          <w:lang w:eastAsia="zh-TW"/>
        </w:rPr>
        <w:t>ed yet)</w:t>
      </w:r>
    </w:p>
    <w:p w14:paraId="5F0F2286" w14:textId="0CF55798" w:rsidR="00B67B19" w:rsidRDefault="00B67B19" w:rsidP="0024328E">
      <w:pPr>
        <w:pStyle w:val="1"/>
        <w:numPr>
          <w:ilvl w:val="0"/>
          <w:numId w:val="20"/>
        </w:numPr>
        <w:rPr>
          <w:rFonts w:eastAsia="新細明體"/>
          <w:sz w:val="48"/>
          <w:szCs w:val="48"/>
          <w:lang w:eastAsia="zh-TW"/>
        </w:rPr>
      </w:pPr>
      <w:bookmarkStart w:id="8" w:name="Challenge"/>
      <w:r w:rsidRPr="00151956">
        <w:rPr>
          <w:sz w:val="48"/>
          <w:szCs w:val="48"/>
          <w:lang w:eastAsia="zh-TW"/>
        </w:rPr>
        <w:t>Currently challenge of Computer Science</w:t>
      </w:r>
    </w:p>
    <w:bookmarkEnd w:id="8"/>
    <w:p w14:paraId="54ED233C" w14:textId="10664C94" w:rsidR="001E7ACC" w:rsidRDefault="001E7ACC" w:rsidP="0024328E">
      <w:pPr>
        <w:pStyle w:val="ab"/>
        <w:numPr>
          <w:ilvl w:val="0"/>
          <w:numId w:val="23"/>
        </w:numPr>
        <w:rPr>
          <w:rFonts w:eastAsia="新細明體"/>
          <w:lang w:eastAsia="zh-TW"/>
        </w:rPr>
      </w:pPr>
      <w:r w:rsidRPr="001E7ACC">
        <w:rPr>
          <w:lang w:eastAsia="zh-TW"/>
        </w:rPr>
        <w:t>Rapid technological change</w:t>
      </w:r>
    </w:p>
    <w:p w14:paraId="534927D8" w14:textId="5E92B628" w:rsidR="0029178D" w:rsidRDefault="002573AA" w:rsidP="00CB3367">
      <w:pPr>
        <w:ind w:left="420" w:firstLine="420"/>
        <w:rPr>
          <w:rFonts w:eastAsia="新細明體"/>
          <w:lang w:eastAsia="zh-TW"/>
        </w:rPr>
      </w:pPr>
      <w:r w:rsidRPr="002573AA">
        <w:rPr>
          <w:rFonts w:eastAsia="新細明體"/>
          <w:lang w:eastAsia="zh-TW"/>
        </w:rPr>
        <w:lastRenderedPageBreak/>
        <w:t>The field is evolving at an extremely fast pace, making it difficult for professionals to keep up with the latest tools, languages, and frameworks. Have to constant learning and upskilling.</w:t>
      </w:r>
    </w:p>
    <w:p w14:paraId="3A6B4960" w14:textId="77777777" w:rsidR="00CB3367" w:rsidRPr="00CB3367" w:rsidRDefault="00CB3367" w:rsidP="00CB3367">
      <w:pPr>
        <w:ind w:left="420" w:firstLine="420"/>
        <w:rPr>
          <w:rFonts w:eastAsia="新細明體"/>
          <w:lang w:eastAsia="zh-TW"/>
        </w:rPr>
      </w:pPr>
      <w:r w:rsidRPr="00CB3367">
        <w:rPr>
          <w:rFonts w:eastAsia="新細明體"/>
          <w:lang w:eastAsia="zh-TW"/>
        </w:rPr>
        <w:t>Keeping up with the pace of technological innovation is a major challenge. New programming languages, frameworks, and tools emerge constantly, requiring continuous learning and adaptation. For example, the shift towards cloud computing, containerization, and serverless architectures demands that developers quickly acquire new skills and knowledge.</w:t>
      </w:r>
    </w:p>
    <w:p w14:paraId="09CBC258" w14:textId="40EAC263" w:rsidR="002573AA" w:rsidRPr="0029178D" w:rsidRDefault="00CB3367" w:rsidP="00CB3367">
      <w:pPr>
        <w:ind w:left="420" w:firstLine="420"/>
        <w:rPr>
          <w:rFonts w:eastAsia="新細明體"/>
          <w:lang w:eastAsia="zh-TW"/>
        </w:rPr>
      </w:pPr>
      <w:r w:rsidRPr="00CB3367">
        <w:rPr>
          <w:rFonts w:eastAsia="新細明體"/>
          <w:lang w:eastAsia="zh-TW"/>
        </w:rPr>
        <w:t>Ensuring the interoperability and compatibility of different technologies can also be difficult. As new systems are developed and integrated, ensuring that they work seamlessly with existing ones is crucial but often complex.</w:t>
      </w:r>
    </w:p>
    <w:p w14:paraId="19D457B4" w14:textId="77777777" w:rsidR="0029178D" w:rsidRDefault="001E7ACC" w:rsidP="0024328E">
      <w:pPr>
        <w:pStyle w:val="ab"/>
        <w:numPr>
          <w:ilvl w:val="0"/>
          <w:numId w:val="23"/>
        </w:numPr>
        <w:rPr>
          <w:rFonts w:eastAsia="新細明體"/>
          <w:lang w:eastAsia="zh-TW"/>
        </w:rPr>
      </w:pPr>
      <w:r w:rsidRPr="001E7ACC">
        <w:rPr>
          <w:lang w:eastAsia="zh-TW"/>
        </w:rPr>
        <w:t>Cybersecurity threats</w:t>
      </w:r>
    </w:p>
    <w:p w14:paraId="2F10E1E3" w14:textId="720AE100" w:rsidR="0029178D" w:rsidRDefault="0067189C" w:rsidP="0067189C">
      <w:pPr>
        <w:ind w:left="420" w:firstLine="420"/>
        <w:rPr>
          <w:rFonts w:eastAsia="新細明體"/>
          <w:lang w:eastAsia="zh-TW"/>
        </w:rPr>
      </w:pPr>
      <w:r w:rsidRPr="0067189C">
        <w:rPr>
          <w:rFonts w:eastAsia="新細明體"/>
          <w:lang w:eastAsia="zh-TW"/>
        </w:rPr>
        <w:t>As our reliance on digital systems grows, so do the risks of cyberattacks. Computer scientists need to develop robust security measures to protect sensitive data and systems.</w:t>
      </w:r>
    </w:p>
    <w:p w14:paraId="5FA22687" w14:textId="56821B80" w:rsidR="002A349F" w:rsidRPr="002A349F" w:rsidRDefault="002A349F" w:rsidP="002A349F">
      <w:pPr>
        <w:ind w:left="420" w:firstLine="420"/>
        <w:rPr>
          <w:rFonts w:eastAsia="新細明體"/>
          <w:lang w:eastAsia="zh-TW"/>
        </w:rPr>
      </w:pPr>
      <w:r w:rsidRPr="002A349F">
        <w:rPr>
          <w:rFonts w:eastAsia="新細明體"/>
          <w:lang w:eastAsia="zh-TW"/>
        </w:rPr>
        <w:t xml:space="preserve">The increasing sophistication of </w:t>
      </w:r>
      <w:r w:rsidR="00D33C0B" w:rsidRPr="002A349F">
        <w:rPr>
          <w:rFonts w:eastAsia="新細明體"/>
          <w:lang w:eastAsia="zh-TW"/>
        </w:rPr>
        <w:t>cyber-attacks</w:t>
      </w:r>
      <w:r w:rsidRPr="002A349F">
        <w:rPr>
          <w:rFonts w:eastAsia="新細明體"/>
          <w:lang w:eastAsia="zh-TW"/>
        </w:rPr>
        <w:t xml:space="preserve"> poses a significant challenge. Hackers are constantly finding new ways to breach security systems, steal data, and disrupt operations. This requires continuous investment in security measures such as firewalls, encryption, and intrusion detection systems.</w:t>
      </w:r>
    </w:p>
    <w:p w14:paraId="19F60DA3" w14:textId="6AACDFE2" w:rsidR="002A349F" w:rsidRPr="0067189C" w:rsidRDefault="002A349F" w:rsidP="002A349F">
      <w:pPr>
        <w:ind w:left="420" w:firstLine="420"/>
        <w:rPr>
          <w:rFonts w:eastAsia="新細明體"/>
          <w:lang w:eastAsia="zh-TW"/>
        </w:rPr>
      </w:pPr>
      <w:r w:rsidRPr="002A349F">
        <w:rPr>
          <w:rFonts w:eastAsia="新細明體"/>
          <w:lang w:eastAsia="zh-TW"/>
        </w:rPr>
        <w:t>Protecting sensitive data, such as personal information and financial records, is also a major concern. With the growth of online services and the Internet of Things (IoT), the amount of data being generated and shared is enormous, making it difficult to ensure its security.</w:t>
      </w:r>
    </w:p>
    <w:p w14:paraId="0FE2D494" w14:textId="09BAF578" w:rsidR="00151956" w:rsidRDefault="001E7ACC" w:rsidP="0024328E">
      <w:pPr>
        <w:pStyle w:val="ab"/>
        <w:numPr>
          <w:ilvl w:val="0"/>
          <w:numId w:val="23"/>
        </w:numPr>
        <w:rPr>
          <w:rFonts w:eastAsia="新細明體"/>
          <w:lang w:eastAsia="zh-TW"/>
        </w:rPr>
      </w:pPr>
      <w:r w:rsidRPr="001E7ACC">
        <w:rPr>
          <w:lang w:eastAsia="zh-TW"/>
        </w:rPr>
        <w:t>Ethical considerations</w:t>
      </w:r>
    </w:p>
    <w:p w14:paraId="747A5AFE" w14:textId="1ECF91AF" w:rsidR="00DE16D6" w:rsidRDefault="0067189C" w:rsidP="0067189C">
      <w:pPr>
        <w:ind w:left="420" w:firstLine="420"/>
        <w:rPr>
          <w:rFonts w:eastAsia="新細明體"/>
          <w:lang w:eastAsia="zh-TW"/>
        </w:rPr>
      </w:pPr>
      <w:r w:rsidRPr="0067189C">
        <w:rPr>
          <w:rFonts w:eastAsia="新細明體"/>
          <w:lang w:eastAsia="zh-TW"/>
        </w:rPr>
        <w:t>With the increasing power of technology comes the responsibility to ensure its ethical use. Issues such as privacy, algorithmic bias, and the impact of automation on employment need to be addressed.</w:t>
      </w:r>
    </w:p>
    <w:p w14:paraId="1C91BDD0" w14:textId="77777777" w:rsidR="00911568" w:rsidRPr="00911568" w:rsidRDefault="00911568" w:rsidP="00911568">
      <w:pPr>
        <w:ind w:left="420" w:firstLine="420"/>
        <w:rPr>
          <w:rFonts w:eastAsia="新細明體"/>
          <w:lang w:eastAsia="zh-TW"/>
        </w:rPr>
      </w:pPr>
      <w:r w:rsidRPr="00911568">
        <w:rPr>
          <w:rFonts w:eastAsia="新細明體"/>
          <w:lang w:eastAsia="zh-TW"/>
        </w:rPr>
        <w:t>As computer science plays an increasingly important role in society, ethical issues become more prominent. For example, the use of artificial intelligence and machine learning algorithms can lead to biases and discrimination if not properly designed and tested.</w:t>
      </w:r>
    </w:p>
    <w:p w14:paraId="0A6D600D" w14:textId="1E2B857E" w:rsidR="00911568" w:rsidRDefault="00911568" w:rsidP="00911568">
      <w:pPr>
        <w:ind w:left="420" w:firstLine="420"/>
        <w:rPr>
          <w:rFonts w:eastAsia="新細明體"/>
          <w:lang w:eastAsia="zh-TW"/>
        </w:rPr>
      </w:pPr>
      <w:r w:rsidRPr="00911568">
        <w:rPr>
          <w:rFonts w:eastAsia="新細明體"/>
          <w:lang w:eastAsia="zh-TW"/>
        </w:rPr>
        <w:lastRenderedPageBreak/>
        <w:t>The development of autonomous systems, such as self-driving cars and drones, raises questions about liability and safety. Ensuring that these systems make ethical decisions and operate safely is a complex challenge.</w:t>
      </w:r>
    </w:p>
    <w:p w14:paraId="6F256DF0" w14:textId="6EBE7C05" w:rsidR="00DE16D6" w:rsidRDefault="00E6002B" w:rsidP="0024328E">
      <w:pPr>
        <w:pStyle w:val="ab"/>
        <w:numPr>
          <w:ilvl w:val="0"/>
          <w:numId w:val="23"/>
        </w:numPr>
        <w:rPr>
          <w:rFonts w:eastAsia="新細明體"/>
          <w:lang w:eastAsia="zh-TW"/>
        </w:rPr>
      </w:pPr>
      <w:r w:rsidRPr="00E6002B">
        <w:rPr>
          <w:lang w:eastAsia="zh-TW"/>
        </w:rPr>
        <w:t>Data Management and Privacy</w:t>
      </w:r>
    </w:p>
    <w:p w14:paraId="69606305" w14:textId="77777777" w:rsidR="000F231A" w:rsidRPr="000F231A" w:rsidRDefault="000F231A" w:rsidP="000F231A">
      <w:pPr>
        <w:ind w:left="420" w:firstLine="420"/>
        <w:rPr>
          <w:rFonts w:eastAsia="新細明體"/>
          <w:lang w:eastAsia="zh-TW"/>
        </w:rPr>
      </w:pPr>
      <w:r w:rsidRPr="000F231A">
        <w:rPr>
          <w:rFonts w:eastAsia="新細明體"/>
          <w:lang w:eastAsia="zh-TW"/>
        </w:rPr>
        <w:t>The volume of data being generated is growing exponentially, making it difficult to manage and analyze. Big data technologies such as Hadoop and Spark have emerged to address this challenge, but they require specialized skills and infrastructure.</w:t>
      </w:r>
    </w:p>
    <w:p w14:paraId="358DAE72" w14:textId="31C3B2AD" w:rsidR="00DE16D6" w:rsidRPr="00DE16D6" w:rsidRDefault="000F231A" w:rsidP="000F231A">
      <w:pPr>
        <w:ind w:left="420" w:firstLine="420"/>
        <w:rPr>
          <w:rFonts w:eastAsia="新細明體"/>
          <w:lang w:eastAsia="zh-TW"/>
        </w:rPr>
      </w:pPr>
      <w:r w:rsidRPr="000F231A">
        <w:rPr>
          <w:rFonts w:eastAsia="新細明體"/>
          <w:lang w:eastAsia="zh-TW"/>
        </w:rPr>
        <w:t>Protecting the privacy of data is also a major concern. With the increasing use of data analytics and machine learning, ensuring that personal information is not misused or exposed is crucial.</w:t>
      </w:r>
    </w:p>
    <w:p w14:paraId="62AC4F8F" w14:textId="6A08CAC3" w:rsidR="00B67B19" w:rsidRDefault="00B67B19" w:rsidP="0024328E">
      <w:pPr>
        <w:pStyle w:val="1"/>
        <w:numPr>
          <w:ilvl w:val="0"/>
          <w:numId w:val="20"/>
        </w:numPr>
        <w:rPr>
          <w:rFonts w:eastAsia="新細明體"/>
          <w:sz w:val="48"/>
          <w:szCs w:val="48"/>
          <w:lang w:eastAsia="zh-TW"/>
        </w:rPr>
      </w:pPr>
      <w:bookmarkStart w:id="9" w:name="Prospect"/>
      <w:r w:rsidRPr="00151956">
        <w:rPr>
          <w:sz w:val="48"/>
          <w:szCs w:val="48"/>
          <w:lang w:eastAsia="zh-TW"/>
        </w:rPr>
        <w:t xml:space="preserve">The </w:t>
      </w:r>
      <w:r w:rsidR="00A478FC">
        <w:rPr>
          <w:rFonts w:eastAsia="新細明體" w:hint="eastAsia"/>
          <w:sz w:val="48"/>
          <w:szCs w:val="48"/>
          <w:lang w:eastAsia="zh-TW"/>
        </w:rPr>
        <w:t>prospect</w:t>
      </w:r>
      <w:r w:rsidRPr="00151956">
        <w:rPr>
          <w:sz w:val="48"/>
          <w:szCs w:val="48"/>
          <w:lang w:eastAsia="zh-TW"/>
        </w:rPr>
        <w:t xml:space="preserve"> of Computer Science’ development</w:t>
      </w:r>
    </w:p>
    <w:bookmarkEnd w:id="9"/>
    <w:p w14:paraId="3EDE578B" w14:textId="7ACF6C0F" w:rsidR="00151956" w:rsidRDefault="00F204A6" w:rsidP="0024328E">
      <w:pPr>
        <w:pStyle w:val="ab"/>
        <w:numPr>
          <w:ilvl w:val="0"/>
          <w:numId w:val="24"/>
        </w:numPr>
        <w:rPr>
          <w:rFonts w:eastAsia="新細明體"/>
          <w:lang w:eastAsia="zh-TW"/>
        </w:rPr>
      </w:pPr>
      <w:r w:rsidRPr="00F204A6">
        <w:rPr>
          <w:lang w:eastAsia="zh-TW"/>
        </w:rPr>
        <w:t>Technological Innovation</w:t>
      </w:r>
    </w:p>
    <w:p w14:paraId="64463C78" w14:textId="77777777" w:rsidR="008968CE" w:rsidRPr="009B2FB9" w:rsidRDefault="008968CE" w:rsidP="0024328E">
      <w:pPr>
        <w:pStyle w:val="ad"/>
        <w:numPr>
          <w:ilvl w:val="0"/>
          <w:numId w:val="26"/>
        </w:numPr>
        <w:ind w:leftChars="0"/>
        <w:rPr>
          <w:rFonts w:eastAsia="新細明體"/>
          <w:lang w:eastAsia="zh-TW"/>
        </w:rPr>
      </w:pPr>
      <w:r w:rsidRPr="009B2FB9">
        <w:rPr>
          <w:rFonts w:eastAsia="新細明體"/>
          <w:lang w:eastAsia="zh-TW"/>
        </w:rPr>
        <w:t>Advancement in Computing Power</w:t>
      </w:r>
    </w:p>
    <w:p w14:paraId="4DB2ACA3" w14:textId="67132383" w:rsidR="008968CE" w:rsidRPr="008968CE" w:rsidRDefault="008968CE" w:rsidP="008968CE">
      <w:pPr>
        <w:ind w:left="420" w:firstLine="420"/>
        <w:rPr>
          <w:rFonts w:eastAsia="新細明體"/>
          <w:lang w:eastAsia="zh-TW"/>
        </w:rPr>
      </w:pPr>
      <w:r w:rsidRPr="008968CE">
        <w:rPr>
          <w:rFonts w:eastAsia="新細明體"/>
          <w:lang w:eastAsia="zh-TW"/>
        </w:rPr>
        <w:t>The continuous development of semiconductor technology will continue to enhance the processing power of computer chips. New architectures and technologies, such as multi-core processors, high-performance GPUs, and specialized accelerators, will enable computers to handle more complex tasks and large-scale data processing with even greater efficiency.</w:t>
      </w:r>
    </w:p>
    <w:p w14:paraId="6E2D856A" w14:textId="77777777" w:rsidR="008968CE" w:rsidRPr="009B2FB9" w:rsidRDefault="008968CE" w:rsidP="0024328E">
      <w:pPr>
        <w:pStyle w:val="ad"/>
        <w:numPr>
          <w:ilvl w:val="0"/>
          <w:numId w:val="26"/>
        </w:numPr>
        <w:ind w:leftChars="0"/>
        <w:rPr>
          <w:rFonts w:eastAsia="新細明體"/>
          <w:lang w:eastAsia="zh-TW"/>
        </w:rPr>
      </w:pPr>
      <w:r w:rsidRPr="009B2FB9">
        <w:rPr>
          <w:rFonts w:eastAsia="新細明體"/>
          <w:lang w:eastAsia="zh-TW"/>
        </w:rPr>
        <w:t>Quantum Computing</w:t>
      </w:r>
    </w:p>
    <w:p w14:paraId="5A95C573" w14:textId="560A8F6F" w:rsidR="008968CE" w:rsidRPr="008968CE" w:rsidRDefault="008968CE" w:rsidP="008968CE">
      <w:pPr>
        <w:ind w:left="420" w:firstLine="420"/>
        <w:rPr>
          <w:rFonts w:eastAsia="新細明體"/>
          <w:lang w:eastAsia="zh-TW"/>
        </w:rPr>
      </w:pPr>
      <w:r w:rsidRPr="008968CE">
        <w:rPr>
          <w:rFonts w:eastAsia="新細明體"/>
          <w:lang w:eastAsia="zh-TW"/>
        </w:rPr>
        <w:t>Quantum computing is expected to make significant breakthroughs. It has the potential to solve problems that are currently intractable for classical computers, such as complex optimization problems and cryptographic challenges. As research progresses, quantum computers may become more accessible and have a profound impact on various fields like finance, chemistry, and logistics.</w:t>
      </w:r>
    </w:p>
    <w:p w14:paraId="0241DDB3" w14:textId="77777777" w:rsidR="008968CE" w:rsidRPr="009B2FB9" w:rsidRDefault="008968CE" w:rsidP="0024328E">
      <w:pPr>
        <w:pStyle w:val="ad"/>
        <w:numPr>
          <w:ilvl w:val="0"/>
          <w:numId w:val="26"/>
        </w:numPr>
        <w:ind w:leftChars="0"/>
        <w:rPr>
          <w:rFonts w:eastAsia="新細明體"/>
          <w:lang w:eastAsia="zh-TW"/>
        </w:rPr>
      </w:pPr>
      <w:r w:rsidRPr="009B2FB9">
        <w:rPr>
          <w:rFonts w:eastAsia="新細明體"/>
          <w:lang w:eastAsia="zh-TW"/>
        </w:rPr>
        <w:t>Biological Computing</w:t>
      </w:r>
    </w:p>
    <w:p w14:paraId="3EC4BD9F" w14:textId="35F48FEA" w:rsidR="008968CE" w:rsidRPr="008968CE" w:rsidRDefault="008968CE" w:rsidP="008968CE">
      <w:pPr>
        <w:ind w:left="420" w:firstLine="420"/>
        <w:rPr>
          <w:rFonts w:eastAsia="新細明體"/>
          <w:lang w:eastAsia="zh-TW"/>
        </w:rPr>
      </w:pPr>
      <w:r w:rsidRPr="008968CE">
        <w:rPr>
          <w:rFonts w:eastAsia="新細明體"/>
          <w:lang w:eastAsia="zh-TW"/>
        </w:rPr>
        <w:lastRenderedPageBreak/>
        <w:t>Biological computing uses biological molecules, such as DNA, to perform computations. This field is still in the early stages of development but holds great promise for creating highly efficient and energy-saving computing systems. It could lead to the development of new types of bio-inspired computers with unique capabilities.</w:t>
      </w:r>
    </w:p>
    <w:p w14:paraId="767FA88D" w14:textId="77777777" w:rsidR="008968CE" w:rsidRPr="009B2FB9" w:rsidRDefault="008968CE" w:rsidP="0024328E">
      <w:pPr>
        <w:pStyle w:val="ad"/>
        <w:numPr>
          <w:ilvl w:val="0"/>
          <w:numId w:val="26"/>
        </w:numPr>
        <w:ind w:leftChars="0"/>
        <w:rPr>
          <w:rFonts w:eastAsia="新細明體"/>
          <w:lang w:eastAsia="zh-TW"/>
        </w:rPr>
      </w:pPr>
      <w:r w:rsidRPr="009B2FB9">
        <w:rPr>
          <w:rFonts w:eastAsia="新細明體"/>
          <w:lang w:eastAsia="zh-TW"/>
        </w:rPr>
        <w:t>Neural Computing and Artificial Intelligence</w:t>
      </w:r>
    </w:p>
    <w:p w14:paraId="14833C6B" w14:textId="62D0920B" w:rsidR="006A040B" w:rsidRPr="008968CE" w:rsidRDefault="008968CE" w:rsidP="008968CE">
      <w:pPr>
        <w:ind w:left="420" w:firstLine="420"/>
        <w:rPr>
          <w:rFonts w:eastAsia="新細明體"/>
          <w:lang w:eastAsia="zh-TW"/>
        </w:rPr>
      </w:pPr>
      <w:r w:rsidRPr="008968CE">
        <w:rPr>
          <w:rFonts w:eastAsia="新細明體"/>
          <w:lang w:eastAsia="zh-TW"/>
        </w:rPr>
        <w:t>The development of artificial intelligence and neural computing will continue to accelerate. AI algorithms will become more intelligent, capable of understanding and generating human-like language, recognizing complex patterns, and making autonomous decisions. This will drive the growth of intelligent systems in areas such as robotics, autonomous vehicles, smart homes, and healthcare.</w:t>
      </w:r>
    </w:p>
    <w:p w14:paraId="3D795FAB" w14:textId="4DB47F6F" w:rsidR="00F204A6" w:rsidRDefault="00CC6A65" w:rsidP="0024328E">
      <w:pPr>
        <w:pStyle w:val="ab"/>
        <w:numPr>
          <w:ilvl w:val="0"/>
          <w:numId w:val="24"/>
        </w:numPr>
        <w:rPr>
          <w:rFonts w:eastAsia="新細明體"/>
          <w:lang w:eastAsia="zh-TW"/>
        </w:rPr>
      </w:pPr>
      <w:r w:rsidRPr="00CC6A65">
        <w:rPr>
          <w:lang w:eastAsia="zh-TW"/>
        </w:rPr>
        <w:t>Expansion of Application Fields</w:t>
      </w:r>
    </w:p>
    <w:p w14:paraId="34FF99DF" w14:textId="77777777" w:rsidR="009B2FB9" w:rsidRPr="009B2FB9" w:rsidRDefault="009B2FB9" w:rsidP="0024328E">
      <w:pPr>
        <w:pStyle w:val="ad"/>
        <w:numPr>
          <w:ilvl w:val="0"/>
          <w:numId w:val="25"/>
        </w:numPr>
        <w:ind w:leftChars="0"/>
        <w:rPr>
          <w:rFonts w:eastAsia="新細明體"/>
          <w:lang w:eastAsia="zh-TW"/>
        </w:rPr>
      </w:pPr>
      <w:r w:rsidRPr="009B2FB9">
        <w:rPr>
          <w:rFonts w:eastAsia="新細明體"/>
          <w:lang w:eastAsia="zh-TW"/>
        </w:rPr>
        <w:t>Healthcare</w:t>
      </w:r>
    </w:p>
    <w:p w14:paraId="545FA6BB" w14:textId="267A1836" w:rsidR="009B2FB9" w:rsidRPr="009B2FB9" w:rsidRDefault="009B2FB9" w:rsidP="004751BB">
      <w:pPr>
        <w:ind w:left="420" w:firstLine="420"/>
        <w:rPr>
          <w:rFonts w:eastAsia="新細明體"/>
          <w:lang w:eastAsia="zh-TW"/>
        </w:rPr>
      </w:pPr>
      <w:r w:rsidRPr="009B2FB9">
        <w:rPr>
          <w:rFonts w:eastAsia="新細明體"/>
          <w:lang w:eastAsia="zh-TW"/>
        </w:rPr>
        <w:t>Computer science will play an increasingly important role in healthcare. It will be used for medical imaging analysis, disease prediction and diagnosis, drug discovery, and personalized medicine. Wearable devices and remote monitoring systems will enable continuous health monitoring, and AI-powered medical assistants will help doctors make more accurate diagnoses and treatment plans.</w:t>
      </w:r>
    </w:p>
    <w:p w14:paraId="40ACBD77" w14:textId="77777777" w:rsidR="009B2FB9" w:rsidRPr="009B2FB9" w:rsidRDefault="009B2FB9" w:rsidP="0024328E">
      <w:pPr>
        <w:pStyle w:val="ad"/>
        <w:numPr>
          <w:ilvl w:val="0"/>
          <w:numId w:val="25"/>
        </w:numPr>
        <w:ind w:leftChars="0"/>
        <w:rPr>
          <w:rFonts w:eastAsia="新細明體"/>
          <w:lang w:eastAsia="zh-TW"/>
        </w:rPr>
      </w:pPr>
      <w:r w:rsidRPr="009B2FB9">
        <w:rPr>
          <w:rFonts w:eastAsia="新細明體"/>
          <w:lang w:eastAsia="zh-TW"/>
        </w:rPr>
        <w:t>Finance and Business</w:t>
      </w:r>
    </w:p>
    <w:p w14:paraId="748C3A5C" w14:textId="14FCC8B6" w:rsidR="009B2FB9" w:rsidRPr="009B2FB9" w:rsidRDefault="009B2FB9" w:rsidP="004751BB">
      <w:pPr>
        <w:ind w:left="420" w:firstLine="420"/>
        <w:rPr>
          <w:rFonts w:eastAsia="新細明體"/>
          <w:lang w:eastAsia="zh-TW"/>
        </w:rPr>
      </w:pPr>
      <w:r w:rsidRPr="009B2FB9">
        <w:rPr>
          <w:rFonts w:eastAsia="新細明體"/>
          <w:lang w:eastAsia="zh-TW"/>
        </w:rPr>
        <w:t>In the financial sector, computer science will be used for risk assessment, algorithmic trading, fraud detection, and blockchain-based financial systems. It will also help businesses optimize their operations, improve supply chain management, and enhance customer experience through data analytics and intelligent decision-making systems.</w:t>
      </w:r>
    </w:p>
    <w:p w14:paraId="4301590F" w14:textId="77777777" w:rsidR="009B2FB9" w:rsidRPr="009B2FB9" w:rsidRDefault="009B2FB9" w:rsidP="0024328E">
      <w:pPr>
        <w:pStyle w:val="ad"/>
        <w:numPr>
          <w:ilvl w:val="0"/>
          <w:numId w:val="25"/>
        </w:numPr>
        <w:ind w:leftChars="0"/>
        <w:rPr>
          <w:rFonts w:eastAsia="新細明體"/>
          <w:lang w:eastAsia="zh-TW"/>
        </w:rPr>
      </w:pPr>
      <w:r w:rsidRPr="009B2FB9">
        <w:rPr>
          <w:rFonts w:eastAsia="新細明體"/>
          <w:lang w:eastAsia="zh-TW"/>
        </w:rPr>
        <w:t>Education</w:t>
      </w:r>
    </w:p>
    <w:p w14:paraId="42A7C0E0" w14:textId="12F7AF00" w:rsidR="009B2FB9" w:rsidRPr="009B2FB9" w:rsidRDefault="009B2FB9" w:rsidP="004751BB">
      <w:pPr>
        <w:ind w:left="420" w:firstLine="420"/>
        <w:rPr>
          <w:rFonts w:eastAsia="新細明體"/>
          <w:lang w:eastAsia="zh-TW"/>
        </w:rPr>
      </w:pPr>
      <w:r w:rsidRPr="009B2FB9">
        <w:rPr>
          <w:rFonts w:eastAsia="新細明體"/>
          <w:lang w:eastAsia="zh-TW"/>
        </w:rPr>
        <w:t>The education field will see further integration of computer science. Online education platforms will become more intelligent and personalized, providing students with customized learning paths. Virtual reality and augmented reality technologies will be used to create immersive learning experiences, and educational software will assist teachers in teaching and assessment.</w:t>
      </w:r>
    </w:p>
    <w:p w14:paraId="3FCA91D0" w14:textId="77777777" w:rsidR="009B2FB9" w:rsidRPr="009B2FB9" w:rsidRDefault="009B2FB9" w:rsidP="0024328E">
      <w:pPr>
        <w:pStyle w:val="ad"/>
        <w:numPr>
          <w:ilvl w:val="0"/>
          <w:numId w:val="25"/>
        </w:numPr>
        <w:ind w:leftChars="0"/>
        <w:rPr>
          <w:rFonts w:eastAsia="新細明體"/>
          <w:lang w:eastAsia="zh-TW"/>
        </w:rPr>
      </w:pPr>
      <w:r w:rsidRPr="009B2FB9">
        <w:rPr>
          <w:rFonts w:eastAsia="新細明體"/>
          <w:lang w:eastAsia="zh-TW"/>
        </w:rPr>
        <w:t>Smart Cities and the Internet of Things (IoT)</w:t>
      </w:r>
    </w:p>
    <w:p w14:paraId="7E2CA8F2" w14:textId="24BE9E45" w:rsidR="006A040B" w:rsidRPr="009B2FB9" w:rsidRDefault="009B2FB9" w:rsidP="004751BB">
      <w:pPr>
        <w:ind w:left="420" w:firstLine="420"/>
        <w:rPr>
          <w:rFonts w:eastAsia="新細明體"/>
          <w:lang w:eastAsia="zh-TW"/>
        </w:rPr>
      </w:pPr>
      <w:r w:rsidRPr="009B2FB9">
        <w:rPr>
          <w:rFonts w:eastAsia="新細明體"/>
          <w:lang w:eastAsia="zh-TW"/>
        </w:rPr>
        <w:t xml:space="preserve">Computer science will be the backbone of smart city initiatives, enabling the integration of various systems such as transportation, energy, and public safety. The IoT will </w:t>
      </w:r>
      <w:r w:rsidRPr="009B2FB9">
        <w:rPr>
          <w:rFonts w:eastAsia="新細明體"/>
          <w:lang w:eastAsia="zh-TW"/>
        </w:rPr>
        <w:lastRenderedPageBreak/>
        <w:t>continue to expand, connecting billions of devices and generating massive amounts of data that need to be processed and analyzed for efficient management and control.</w:t>
      </w:r>
    </w:p>
    <w:p w14:paraId="7EC5BFE3" w14:textId="2097586C" w:rsidR="00CC6A65" w:rsidRDefault="004F2021" w:rsidP="0024328E">
      <w:pPr>
        <w:pStyle w:val="ab"/>
        <w:numPr>
          <w:ilvl w:val="0"/>
          <w:numId w:val="24"/>
        </w:numPr>
        <w:rPr>
          <w:rFonts w:eastAsia="新細明體"/>
          <w:lang w:eastAsia="zh-TW"/>
        </w:rPr>
      </w:pPr>
      <w:r w:rsidRPr="004F2021">
        <w:rPr>
          <w:lang w:eastAsia="zh-TW"/>
        </w:rPr>
        <w:t>Data Science and Big Data</w:t>
      </w:r>
    </w:p>
    <w:p w14:paraId="0ED03497" w14:textId="77777777" w:rsidR="00DA27A1" w:rsidRPr="00DA27A1" w:rsidRDefault="00DA27A1" w:rsidP="0024328E">
      <w:pPr>
        <w:pStyle w:val="ad"/>
        <w:numPr>
          <w:ilvl w:val="0"/>
          <w:numId w:val="27"/>
        </w:numPr>
        <w:ind w:leftChars="0"/>
        <w:rPr>
          <w:rFonts w:eastAsia="新細明體"/>
          <w:lang w:eastAsia="zh-TW"/>
        </w:rPr>
      </w:pPr>
      <w:r w:rsidRPr="00DA27A1">
        <w:rPr>
          <w:rFonts w:eastAsia="新細明體"/>
          <w:lang w:eastAsia="zh-TW"/>
        </w:rPr>
        <w:t>Data-Driven Decision Making</w:t>
      </w:r>
    </w:p>
    <w:p w14:paraId="274887D5" w14:textId="6CFF0784" w:rsidR="00DA27A1" w:rsidRPr="00DA27A1" w:rsidRDefault="00DA27A1" w:rsidP="00DA27A1">
      <w:pPr>
        <w:ind w:firstLine="420"/>
        <w:rPr>
          <w:rFonts w:eastAsia="新細明體"/>
          <w:lang w:eastAsia="zh-TW"/>
        </w:rPr>
      </w:pPr>
      <w:r w:rsidRPr="00DA27A1">
        <w:rPr>
          <w:rFonts w:eastAsia="新細明體"/>
          <w:lang w:eastAsia="zh-TW"/>
        </w:rPr>
        <w:t>As the amount of data generated continues to grow exponentially, the importance of data science and big data analytics will increase. Organizations will rely on data-driven insights to make informed decisions, optimize their processes, and gain a competitive edge. Advanced data analytics techniques, such as machine learning and deep learning, will be used to extract valuable information from large and complex datasets.</w:t>
      </w:r>
    </w:p>
    <w:p w14:paraId="3458BB5A" w14:textId="77777777" w:rsidR="00DA27A1" w:rsidRPr="00DA27A1" w:rsidRDefault="00DA27A1" w:rsidP="0024328E">
      <w:pPr>
        <w:pStyle w:val="ad"/>
        <w:numPr>
          <w:ilvl w:val="0"/>
          <w:numId w:val="27"/>
        </w:numPr>
        <w:ind w:leftChars="0"/>
        <w:rPr>
          <w:rFonts w:eastAsia="新細明體"/>
          <w:lang w:eastAsia="zh-TW"/>
        </w:rPr>
      </w:pPr>
      <w:r w:rsidRPr="00DA27A1">
        <w:rPr>
          <w:rFonts w:eastAsia="新細明體"/>
          <w:lang w:eastAsia="zh-TW"/>
        </w:rPr>
        <w:t>Data Privacy and Security</w:t>
      </w:r>
    </w:p>
    <w:p w14:paraId="2A8C0AA7" w14:textId="28A3F0C7" w:rsidR="006A040B" w:rsidRPr="00DA27A1" w:rsidRDefault="00DA27A1" w:rsidP="00DA27A1">
      <w:pPr>
        <w:ind w:firstLine="420"/>
        <w:rPr>
          <w:rFonts w:eastAsia="新細明體"/>
          <w:lang w:eastAsia="zh-TW"/>
        </w:rPr>
      </w:pPr>
      <w:r w:rsidRPr="00DA27A1">
        <w:rPr>
          <w:rFonts w:eastAsia="新細明體"/>
          <w:lang w:eastAsia="zh-TW"/>
        </w:rPr>
        <w:t>With the growing concern for data privacy, there will be a greater focus on developing robust data security measures. This includes encryption technologies, access control systems, and data anonymization techniques to protect sensitive information. Additionally, regulations and standards for data protection will become more stringent, driving the development of compliant</w:t>
      </w:r>
    </w:p>
    <w:p w14:paraId="2EC394BB" w14:textId="595704D8" w:rsidR="004F2021" w:rsidRDefault="00660F5B" w:rsidP="0024328E">
      <w:pPr>
        <w:pStyle w:val="ab"/>
        <w:numPr>
          <w:ilvl w:val="0"/>
          <w:numId w:val="24"/>
        </w:numPr>
        <w:rPr>
          <w:rFonts w:eastAsia="新細明體"/>
          <w:lang w:eastAsia="zh-TW"/>
        </w:rPr>
      </w:pPr>
      <w:r w:rsidRPr="00660F5B">
        <w:rPr>
          <w:lang w:eastAsia="zh-TW"/>
        </w:rPr>
        <w:t>Interdisciplinary Collaboration</w:t>
      </w:r>
    </w:p>
    <w:p w14:paraId="0A1C140F" w14:textId="77777777" w:rsidR="00B0670F" w:rsidRPr="00B0670F" w:rsidRDefault="00B0670F" w:rsidP="0024328E">
      <w:pPr>
        <w:pStyle w:val="ad"/>
        <w:numPr>
          <w:ilvl w:val="0"/>
          <w:numId w:val="28"/>
        </w:numPr>
        <w:ind w:leftChars="0"/>
        <w:rPr>
          <w:rFonts w:eastAsia="新細明體"/>
          <w:lang w:eastAsia="zh-TW"/>
        </w:rPr>
      </w:pPr>
      <w:r w:rsidRPr="00B0670F">
        <w:rPr>
          <w:rFonts w:eastAsia="新細明體"/>
          <w:lang w:eastAsia="zh-TW"/>
        </w:rPr>
        <w:t>Integration with Other Sciences</w:t>
      </w:r>
    </w:p>
    <w:p w14:paraId="353C499E" w14:textId="1C447A7F" w:rsidR="00B0670F" w:rsidRPr="00B0670F" w:rsidRDefault="00B0670F" w:rsidP="00B0670F">
      <w:pPr>
        <w:ind w:firstLine="420"/>
        <w:rPr>
          <w:rFonts w:eastAsia="新細明體"/>
          <w:lang w:eastAsia="zh-TW"/>
        </w:rPr>
      </w:pPr>
      <w:r w:rsidRPr="00B0670F">
        <w:rPr>
          <w:rFonts w:eastAsia="新細明體"/>
          <w:lang w:eastAsia="zh-TW"/>
        </w:rPr>
        <w:t>Computer science will increasingly collaborate with other scientific disciplines, such as biology, chemistry, physics, and materials science. This will lead to the emergence of new interdisciplinary fields, such as computational biology, computational chemistry, and materials informatics. These fields will use computer modeling and simulation to accelerate scientific research and discovery.</w:t>
      </w:r>
    </w:p>
    <w:p w14:paraId="1D871EE6" w14:textId="77777777" w:rsidR="00B0670F" w:rsidRPr="00B0670F" w:rsidRDefault="00B0670F" w:rsidP="0024328E">
      <w:pPr>
        <w:pStyle w:val="ad"/>
        <w:numPr>
          <w:ilvl w:val="0"/>
          <w:numId w:val="28"/>
        </w:numPr>
        <w:ind w:leftChars="0"/>
        <w:rPr>
          <w:rFonts w:eastAsia="新細明體"/>
          <w:lang w:eastAsia="zh-TW"/>
        </w:rPr>
      </w:pPr>
      <w:r w:rsidRPr="00B0670F">
        <w:rPr>
          <w:rFonts w:eastAsia="新細明體"/>
          <w:lang w:eastAsia="zh-TW"/>
        </w:rPr>
        <w:t>Human-Computer Interaction (HCI)</w:t>
      </w:r>
    </w:p>
    <w:p w14:paraId="533FE309" w14:textId="613DDE54" w:rsidR="006A040B" w:rsidRPr="00B0670F" w:rsidRDefault="00B0670F" w:rsidP="00B0670F">
      <w:pPr>
        <w:ind w:firstLine="420"/>
        <w:rPr>
          <w:rFonts w:eastAsia="新細明體"/>
          <w:lang w:eastAsia="zh-TW"/>
        </w:rPr>
      </w:pPr>
      <w:r w:rsidRPr="00B0670F">
        <w:rPr>
          <w:rFonts w:eastAsia="新細明體"/>
          <w:lang w:eastAsia="zh-TW"/>
        </w:rPr>
        <w:t>The field of HCI will continue to evolve, aiming to create more intuitive and natural interfaces between humans and computers. This includes the development of touch interfaces, voice recognition, gesture control, and brain-computer interfaces, which will enhance the user experience and make technology more accessible to people of all ages and abilities.</w:t>
      </w:r>
    </w:p>
    <w:p w14:paraId="6A361D7A" w14:textId="53AD40B3" w:rsidR="00B67B19" w:rsidRPr="00151956" w:rsidRDefault="00B67B19" w:rsidP="0024328E">
      <w:pPr>
        <w:pStyle w:val="1"/>
        <w:numPr>
          <w:ilvl w:val="0"/>
          <w:numId w:val="20"/>
        </w:numPr>
        <w:rPr>
          <w:rFonts w:eastAsia="新細明體"/>
          <w:sz w:val="48"/>
          <w:szCs w:val="48"/>
          <w:lang w:eastAsia="zh-TW"/>
        </w:rPr>
      </w:pPr>
      <w:r w:rsidRPr="00151956">
        <w:rPr>
          <w:rFonts w:hint="eastAsia"/>
          <w:sz w:val="48"/>
          <w:szCs w:val="48"/>
          <w:lang w:eastAsia="zh-TW"/>
        </w:rPr>
        <w:lastRenderedPageBreak/>
        <w:t>Summary</w:t>
      </w:r>
    </w:p>
    <w:p w14:paraId="57CB5914" w14:textId="77777777" w:rsidR="009665A8" w:rsidRDefault="00297EE8" w:rsidP="00297EE8">
      <w:pPr>
        <w:ind w:left="420"/>
        <w:rPr>
          <w:rFonts w:eastAsia="新細明體"/>
          <w:lang w:eastAsia="zh-TW"/>
        </w:rPr>
      </w:pPr>
      <w:r w:rsidRPr="00297EE8">
        <w:rPr>
          <w:rFonts w:eastAsia="新細明體"/>
          <w:lang w:eastAsia="zh-TW"/>
        </w:rPr>
        <w:tab/>
        <w:t>In short, Computer Science’s project involved many fields you could imagine or not</w:t>
      </w:r>
      <w:r w:rsidR="00081184" w:rsidRPr="00297EE8">
        <w:rPr>
          <w:rFonts w:eastAsia="新細明體"/>
          <w:lang w:eastAsia="zh-TW"/>
        </w:rPr>
        <w:t>,</w:t>
      </w:r>
      <w:r w:rsidRPr="00297EE8">
        <w:rPr>
          <w:rFonts w:eastAsia="新細明體"/>
          <w:lang w:eastAsia="zh-TW"/>
        </w:rPr>
        <w:t xml:space="preserve"> leading </w:t>
      </w:r>
      <w:r w:rsidR="00E5121A" w:rsidRPr="00297EE8">
        <w:rPr>
          <w:rFonts w:eastAsia="新細明體"/>
          <w:lang w:eastAsia="zh-TW"/>
        </w:rPr>
        <w:t>to life becoming</w:t>
      </w:r>
      <w:r w:rsidRPr="00297EE8">
        <w:rPr>
          <w:rFonts w:eastAsia="新細明體"/>
          <w:lang w:eastAsia="zh-TW"/>
        </w:rPr>
        <w:t xml:space="preserve"> more convenient as the growth rapidly.</w:t>
      </w:r>
      <w:r w:rsidR="002A74E8">
        <w:rPr>
          <w:rFonts w:eastAsia="新細明體" w:hint="eastAsia"/>
          <w:lang w:eastAsia="zh-TW"/>
        </w:rPr>
        <w:t xml:space="preserve"> </w:t>
      </w:r>
      <w:r w:rsidR="00E5121A">
        <w:rPr>
          <w:rFonts w:eastAsia="新細明體"/>
          <w:lang w:eastAsia="zh-TW"/>
        </w:rPr>
        <w:t>M</w:t>
      </w:r>
      <w:r w:rsidR="00E5121A">
        <w:rPr>
          <w:rFonts w:eastAsia="新細明體" w:hint="eastAsia"/>
          <w:lang w:eastAsia="zh-TW"/>
        </w:rPr>
        <w:t xml:space="preserve">eanwhile, </w:t>
      </w:r>
      <w:r w:rsidR="006E60A3">
        <w:rPr>
          <w:rFonts w:eastAsia="新細明體" w:hint="eastAsia"/>
          <w:lang w:eastAsia="zh-TW"/>
        </w:rPr>
        <w:t xml:space="preserve">the computer </w:t>
      </w:r>
      <w:r w:rsidR="00B92977">
        <w:rPr>
          <w:rFonts w:eastAsia="新細明體" w:hint="eastAsia"/>
          <w:lang w:eastAsia="zh-TW"/>
        </w:rPr>
        <w:t xml:space="preserve">science </w:t>
      </w:r>
      <w:r w:rsidR="00C810CE">
        <w:rPr>
          <w:rFonts w:eastAsia="新細明體" w:hint="eastAsia"/>
          <w:lang w:eastAsia="zh-TW"/>
        </w:rPr>
        <w:t xml:space="preserve">has </w:t>
      </w:r>
      <w:r w:rsidR="003E55C8">
        <w:rPr>
          <w:rFonts w:eastAsia="新細明體" w:hint="eastAsia"/>
          <w:lang w:eastAsia="zh-TW"/>
        </w:rPr>
        <w:t xml:space="preserve">branch for </w:t>
      </w:r>
      <w:r w:rsidR="003439FF">
        <w:rPr>
          <w:rFonts w:eastAsia="新細明體" w:hint="eastAsia"/>
          <w:lang w:eastAsia="zh-TW"/>
        </w:rPr>
        <w:t>more major since the day we pass, all of them can gain the progression of our technology and apply to different fields benefit our lives</w:t>
      </w:r>
      <w:r w:rsidR="001B4F28">
        <w:rPr>
          <w:rFonts w:eastAsia="新細明體" w:hint="eastAsia"/>
          <w:lang w:eastAsia="zh-TW"/>
        </w:rPr>
        <w:t>, such as brain-</w:t>
      </w:r>
      <w:r w:rsidR="00C734B9">
        <w:rPr>
          <w:rFonts w:eastAsia="新細明體" w:hint="eastAsia"/>
          <w:lang w:eastAsia="zh-TW"/>
        </w:rPr>
        <w:t xml:space="preserve">computer interface is one of the newest </w:t>
      </w:r>
      <w:proofErr w:type="gramStart"/>
      <w:r w:rsidR="00FD051F">
        <w:rPr>
          <w:rFonts w:eastAsia="新細明體" w:hint="eastAsia"/>
          <w:lang w:eastAsia="zh-TW"/>
        </w:rPr>
        <w:t>research</w:t>
      </w:r>
      <w:proofErr w:type="gramEnd"/>
      <w:r w:rsidR="00FD051F">
        <w:rPr>
          <w:rFonts w:eastAsia="新細明體" w:hint="eastAsia"/>
          <w:lang w:eastAsia="zh-TW"/>
        </w:rPr>
        <w:t xml:space="preserve"> </w:t>
      </w:r>
      <w:r w:rsidR="00665C2B">
        <w:rPr>
          <w:rFonts w:eastAsia="新細明體" w:hint="eastAsia"/>
          <w:lang w:eastAsia="zh-TW"/>
        </w:rPr>
        <w:t xml:space="preserve">which aimed to </w:t>
      </w:r>
      <w:r w:rsidR="005270E0">
        <w:rPr>
          <w:rFonts w:eastAsia="新細明體" w:hint="eastAsia"/>
          <w:lang w:eastAsia="zh-TW"/>
        </w:rPr>
        <w:t>help Vegetative state to turn back their lives. How ever, along with the nu</w:t>
      </w:r>
      <w:r w:rsidR="00D62CD6">
        <w:rPr>
          <w:rFonts w:eastAsia="新細明體" w:hint="eastAsia"/>
          <w:lang w:eastAsia="zh-TW"/>
        </w:rPr>
        <w:t xml:space="preserve">mber of </w:t>
      </w:r>
      <w:proofErr w:type="gramStart"/>
      <w:r w:rsidR="00D62CD6">
        <w:rPr>
          <w:rFonts w:eastAsia="新細明體"/>
          <w:lang w:eastAsia="zh-TW"/>
        </w:rPr>
        <w:t>technology</w:t>
      </w:r>
      <w:proofErr w:type="gramEnd"/>
      <w:r w:rsidR="00D62CD6">
        <w:rPr>
          <w:rFonts w:eastAsia="新細明體" w:hint="eastAsia"/>
          <w:lang w:eastAsia="zh-TW"/>
        </w:rPr>
        <w:t xml:space="preserve"> has been </w:t>
      </w:r>
      <w:r w:rsidR="00621317">
        <w:rPr>
          <w:rFonts w:eastAsia="新細明體"/>
          <w:lang w:eastAsia="zh-TW"/>
        </w:rPr>
        <w:t>mature</w:t>
      </w:r>
      <w:r w:rsidR="00621317">
        <w:rPr>
          <w:rFonts w:eastAsia="新細明體" w:hint="eastAsia"/>
          <w:lang w:eastAsia="zh-TW"/>
        </w:rPr>
        <w:t xml:space="preserve">, there are </w:t>
      </w:r>
      <w:r w:rsidR="00F0737C">
        <w:rPr>
          <w:rFonts w:eastAsia="新細明體" w:hint="eastAsia"/>
          <w:lang w:eastAsia="zh-TW"/>
        </w:rPr>
        <w:t xml:space="preserve">many problems </w:t>
      </w:r>
      <w:r w:rsidR="001D2084">
        <w:rPr>
          <w:rFonts w:eastAsia="新細明體" w:hint="eastAsia"/>
          <w:lang w:eastAsia="zh-TW"/>
        </w:rPr>
        <w:t xml:space="preserve">been </w:t>
      </w:r>
      <w:r w:rsidR="00F0737C">
        <w:rPr>
          <w:rFonts w:eastAsia="新細明體" w:hint="eastAsia"/>
          <w:lang w:eastAsia="zh-TW"/>
        </w:rPr>
        <w:t>appeared</w:t>
      </w:r>
      <w:r w:rsidR="001D2084">
        <w:rPr>
          <w:rFonts w:eastAsia="新細明體" w:hint="eastAsia"/>
          <w:lang w:eastAsia="zh-TW"/>
        </w:rPr>
        <w:t xml:space="preserve"> such as cybersecurity and </w:t>
      </w:r>
      <w:r w:rsidR="000770E2">
        <w:rPr>
          <w:rFonts w:eastAsia="新細明體" w:hint="eastAsia"/>
          <w:lang w:eastAsia="zh-TW"/>
        </w:rPr>
        <w:t xml:space="preserve">the reality of </w:t>
      </w:r>
      <w:r w:rsidR="000770E2">
        <w:rPr>
          <w:rFonts w:eastAsia="新細明體"/>
          <w:lang w:eastAsia="zh-TW"/>
        </w:rPr>
        <w:t>i</w:t>
      </w:r>
      <w:r w:rsidR="000770E2">
        <w:rPr>
          <w:rFonts w:eastAsia="新細明體" w:hint="eastAsia"/>
          <w:lang w:eastAsia="zh-TW"/>
        </w:rPr>
        <w:t>n</w:t>
      </w:r>
      <w:r w:rsidR="000770E2">
        <w:rPr>
          <w:rFonts w:eastAsia="新細明體"/>
          <w:lang w:eastAsia="zh-TW"/>
        </w:rPr>
        <w:t>formation</w:t>
      </w:r>
      <w:r w:rsidR="000770E2">
        <w:rPr>
          <w:rFonts w:eastAsia="新細明體" w:hint="eastAsia"/>
          <w:lang w:eastAsia="zh-TW"/>
        </w:rPr>
        <w:t xml:space="preserve"> online</w:t>
      </w:r>
      <w:r w:rsidR="0098029E">
        <w:rPr>
          <w:rFonts w:eastAsia="新細明體" w:hint="eastAsia"/>
          <w:lang w:eastAsia="zh-TW"/>
        </w:rPr>
        <w:t xml:space="preserve">, </w:t>
      </w:r>
      <w:r w:rsidR="003E2D5B">
        <w:rPr>
          <w:rFonts w:eastAsia="新細明體" w:hint="eastAsia"/>
          <w:lang w:eastAsia="zh-TW"/>
        </w:rPr>
        <w:t xml:space="preserve">not only these issue which is easily to </w:t>
      </w:r>
      <w:r w:rsidR="007520DD">
        <w:rPr>
          <w:rFonts w:eastAsia="新細明體" w:hint="eastAsia"/>
          <w:lang w:eastAsia="zh-TW"/>
        </w:rPr>
        <w:t>been seen, but also there are some of potential obsta</w:t>
      </w:r>
      <w:r w:rsidR="006F3A33">
        <w:rPr>
          <w:rFonts w:eastAsia="新細明體" w:hint="eastAsia"/>
          <w:lang w:eastAsia="zh-TW"/>
        </w:rPr>
        <w:t>cles has too been remarked</w:t>
      </w:r>
      <w:r w:rsidR="007D0FC5">
        <w:rPr>
          <w:rFonts w:eastAsia="新細明體" w:hint="eastAsia"/>
          <w:lang w:eastAsia="zh-TW"/>
        </w:rPr>
        <w:t xml:space="preserve"> like the ethical problem and</w:t>
      </w:r>
      <w:r w:rsidR="00FE4B9B">
        <w:rPr>
          <w:rFonts w:eastAsia="新細明體" w:hint="eastAsia"/>
          <w:lang w:eastAsia="zh-TW"/>
        </w:rPr>
        <w:t xml:space="preserve"> data</w:t>
      </w:r>
      <w:r w:rsidR="00381429">
        <w:rPr>
          <w:rFonts w:eastAsia="新細明體" w:hint="eastAsia"/>
          <w:lang w:eastAsia="zh-TW"/>
        </w:rPr>
        <w:t xml:space="preserve"> </w:t>
      </w:r>
      <w:r w:rsidR="004646B5">
        <w:rPr>
          <w:rFonts w:eastAsia="新細明體"/>
          <w:lang w:eastAsia="zh-TW"/>
        </w:rPr>
        <w:t>storage</w:t>
      </w:r>
      <w:r w:rsidR="00381429">
        <w:rPr>
          <w:rFonts w:eastAsia="新細明體" w:hint="eastAsia"/>
          <w:lang w:eastAsia="zh-TW"/>
        </w:rPr>
        <w:t xml:space="preserve"> </w:t>
      </w:r>
      <w:r w:rsidR="00AE765B">
        <w:rPr>
          <w:rFonts w:eastAsia="新細明體" w:hint="eastAsia"/>
          <w:lang w:eastAsia="zh-TW"/>
        </w:rPr>
        <w:t>technology</w:t>
      </w:r>
      <w:r w:rsidR="002B4005">
        <w:rPr>
          <w:rFonts w:eastAsia="新細明體" w:hint="eastAsia"/>
          <w:lang w:eastAsia="zh-TW"/>
        </w:rPr>
        <w:t>.</w:t>
      </w:r>
    </w:p>
    <w:p w14:paraId="2CF520D2" w14:textId="1B72C4B0" w:rsidR="00297EE8" w:rsidRDefault="009665A8" w:rsidP="00297EE8">
      <w:pPr>
        <w:ind w:left="420"/>
        <w:rPr>
          <w:rFonts w:eastAsia="新細明體"/>
          <w:lang w:eastAsia="zh-TW"/>
        </w:rPr>
      </w:pPr>
      <w:r>
        <w:rPr>
          <w:rFonts w:eastAsia="新細明體"/>
          <w:lang w:eastAsia="zh-TW"/>
        </w:rPr>
        <w:tab/>
      </w:r>
      <w:r w:rsidR="002A6788">
        <w:rPr>
          <w:rFonts w:eastAsia="新細明體" w:hint="eastAsia"/>
          <w:lang w:eastAsia="zh-TW"/>
        </w:rPr>
        <w:t>Computer Science is facing many challenge on the era,</w:t>
      </w:r>
      <w:r w:rsidR="009B674A">
        <w:rPr>
          <w:rFonts w:eastAsia="新細明體" w:hint="eastAsia"/>
          <w:lang w:eastAsia="zh-TW"/>
        </w:rPr>
        <w:t xml:space="preserve"> it</w:t>
      </w:r>
      <w:r w:rsidR="009B674A">
        <w:rPr>
          <w:rFonts w:eastAsia="新細明體"/>
          <w:lang w:eastAsia="zh-TW"/>
        </w:rPr>
        <w:t>’</w:t>
      </w:r>
      <w:r w:rsidR="009B674A">
        <w:rPr>
          <w:rFonts w:eastAsia="新細明體" w:hint="eastAsia"/>
          <w:lang w:eastAsia="zh-TW"/>
        </w:rPr>
        <w:t xml:space="preserve">s the serious </w:t>
      </w:r>
      <w:r w:rsidR="002F1DB3">
        <w:rPr>
          <w:rFonts w:eastAsia="新細明體"/>
          <w:lang w:eastAsia="zh-TW"/>
        </w:rPr>
        <w:t>question</w:t>
      </w:r>
      <w:r w:rsidR="002F1DB3">
        <w:rPr>
          <w:rFonts w:eastAsia="新細明體" w:hint="eastAsia"/>
          <w:lang w:eastAsia="zh-TW"/>
        </w:rPr>
        <w:t xml:space="preserve"> that we have to think </w:t>
      </w:r>
      <w:r w:rsidR="001D1C70">
        <w:rPr>
          <w:rFonts w:eastAsia="新細明體" w:hint="eastAsia"/>
          <w:lang w:eastAsia="zh-TW"/>
        </w:rPr>
        <w:t>discreetly,</w:t>
      </w:r>
      <w:r w:rsidR="003143ED">
        <w:rPr>
          <w:rFonts w:eastAsia="新細明體" w:hint="eastAsia"/>
          <w:lang w:eastAsia="zh-TW"/>
        </w:rPr>
        <w:t xml:space="preserve"> because </w:t>
      </w:r>
      <w:r w:rsidR="00132321">
        <w:rPr>
          <w:rFonts w:eastAsia="新細明體" w:hint="eastAsia"/>
          <w:lang w:eastAsia="zh-TW"/>
        </w:rPr>
        <w:t>their could bring the huge change for our lives</w:t>
      </w:r>
      <w:r w:rsidR="00C240A4">
        <w:rPr>
          <w:rFonts w:eastAsia="新細明體" w:hint="eastAsia"/>
          <w:lang w:eastAsia="zh-TW"/>
        </w:rPr>
        <w:t>, for example</w:t>
      </w:r>
      <w:r w:rsidR="00871C5B">
        <w:rPr>
          <w:rFonts w:eastAsia="新細明體" w:hint="eastAsia"/>
          <w:lang w:eastAsia="zh-TW"/>
        </w:rPr>
        <w:t xml:space="preserve">, if Ai </w:t>
      </w:r>
      <w:r w:rsidR="001F4052">
        <w:rPr>
          <w:rFonts w:eastAsia="新細明體" w:hint="eastAsia"/>
          <w:lang w:eastAsia="zh-TW"/>
        </w:rPr>
        <w:t xml:space="preserve">are </w:t>
      </w:r>
      <w:r w:rsidR="001F4052">
        <w:rPr>
          <w:rFonts w:eastAsia="新細明體"/>
          <w:lang w:eastAsia="zh-TW"/>
        </w:rPr>
        <w:t>promised</w:t>
      </w:r>
      <w:r w:rsidR="001F4052">
        <w:rPr>
          <w:rFonts w:eastAsia="新細明體" w:hint="eastAsia"/>
          <w:lang w:eastAsia="zh-TW"/>
        </w:rPr>
        <w:t xml:space="preserve"> to </w:t>
      </w:r>
      <w:r w:rsidR="00974A46">
        <w:rPr>
          <w:rFonts w:eastAsia="新細明體" w:hint="eastAsia"/>
          <w:lang w:eastAsia="zh-TW"/>
        </w:rPr>
        <w:t xml:space="preserve">gain the </w:t>
      </w:r>
      <w:r w:rsidR="00FC28BF">
        <w:rPr>
          <w:rFonts w:eastAsia="新細明體" w:hint="eastAsia"/>
          <w:lang w:eastAsia="zh-TW"/>
        </w:rPr>
        <w:t>self-</w:t>
      </w:r>
      <w:r w:rsidR="00416515">
        <w:rPr>
          <w:rFonts w:eastAsia="新細明體" w:hint="eastAsia"/>
          <w:lang w:eastAsia="zh-TW"/>
        </w:rPr>
        <w:t xml:space="preserve">intelligence, it </w:t>
      </w:r>
      <w:r w:rsidR="00E22BAF">
        <w:rPr>
          <w:rFonts w:eastAsia="新細明體" w:hint="eastAsia"/>
          <w:lang w:eastAsia="zh-TW"/>
        </w:rPr>
        <w:t xml:space="preserve">may let our live with a stronger helper, but </w:t>
      </w:r>
      <w:r w:rsidR="00804532">
        <w:rPr>
          <w:rFonts w:eastAsia="新細明體" w:hint="eastAsia"/>
          <w:lang w:eastAsia="zh-TW"/>
        </w:rPr>
        <w:t xml:space="preserve">we </w:t>
      </w:r>
      <w:r w:rsidR="00106769">
        <w:rPr>
          <w:rFonts w:eastAsia="新細明體"/>
          <w:lang w:eastAsia="zh-TW"/>
        </w:rPr>
        <w:t>can’t</w:t>
      </w:r>
      <w:r w:rsidR="00804532">
        <w:rPr>
          <w:rFonts w:eastAsia="新細明體" w:hint="eastAsia"/>
          <w:lang w:eastAsia="zh-TW"/>
        </w:rPr>
        <w:t xml:space="preserve"> deny their </w:t>
      </w:r>
      <w:r w:rsidR="00804532">
        <w:rPr>
          <w:rFonts w:eastAsia="新細明體"/>
          <w:lang w:eastAsia="zh-TW"/>
        </w:rPr>
        <w:t>potential</w:t>
      </w:r>
      <w:r w:rsidR="00804532">
        <w:rPr>
          <w:rFonts w:eastAsia="新細明體" w:hint="eastAsia"/>
          <w:lang w:eastAsia="zh-TW"/>
        </w:rPr>
        <w:t xml:space="preserve"> </w:t>
      </w:r>
      <w:r w:rsidR="00106769">
        <w:rPr>
          <w:rFonts w:eastAsia="新細明體" w:hint="eastAsia"/>
          <w:lang w:eastAsia="zh-TW"/>
        </w:rPr>
        <w:t>at the same time</w:t>
      </w:r>
      <w:r w:rsidR="00D62CD6">
        <w:rPr>
          <w:rFonts w:eastAsia="新細明體" w:hint="eastAsia"/>
          <w:lang w:eastAsia="zh-TW"/>
        </w:rPr>
        <w:t xml:space="preserve"> </w:t>
      </w:r>
      <w:r w:rsidR="00454DD1">
        <w:rPr>
          <w:rFonts w:eastAsia="新細明體" w:hint="eastAsia"/>
          <w:lang w:eastAsia="zh-TW"/>
        </w:rPr>
        <w:t xml:space="preserve">cause </w:t>
      </w:r>
      <w:proofErr w:type="spellStart"/>
      <w:r w:rsidR="00454DD1">
        <w:rPr>
          <w:rFonts w:eastAsia="新細明體" w:hint="eastAsia"/>
          <w:lang w:eastAsia="zh-TW"/>
        </w:rPr>
        <w:t>it</w:t>
      </w:r>
      <w:proofErr w:type="spellEnd"/>
      <w:r w:rsidR="00454DD1">
        <w:rPr>
          <w:rFonts w:eastAsia="新細明體" w:hint="eastAsia"/>
          <w:lang w:eastAsia="zh-TW"/>
        </w:rPr>
        <w:t xml:space="preserve"> own their own action may do the </w:t>
      </w:r>
      <w:r w:rsidR="00EC6D89">
        <w:rPr>
          <w:rFonts w:eastAsia="新細明體" w:hint="eastAsia"/>
          <w:lang w:eastAsia="zh-TW"/>
        </w:rPr>
        <w:t xml:space="preserve">dangerous </w:t>
      </w:r>
      <w:r w:rsidR="00D10759">
        <w:rPr>
          <w:rFonts w:eastAsia="新細明體" w:hint="eastAsia"/>
          <w:lang w:eastAsia="zh-TW"/>
        </w:rPr>
        <w:t xml:space="preserve">action after their </w:t>
      </w:r>
      <w:r w:rsidR="00347A8B">
        <w:rPr>
          <w:rFonts w:eastAsia="新細明體" w:hint="eastAsia"/>
          <w:lang w:eastAsia="zh-TW"/>
        </w:rPr>
        <w:t>judge.</w:t>
      </w:r>
    </w:p>
    <w:p w14:paraId="2BCE577E" w14:textId="392DF31E" w:rsidR="00F42B90" w:rsidRPr="005D2352" w:rsidRDefault="00F42B90" w:rsidP="00297EE8">
      <w:pPr>
        <w:ind w:left="420"/>
        <w:rPr>
          <w:rFonts w:eastAsia="新細明體"/>
          <w:lang w:eastAsia="zh-TW"/>
        </w:rPr>
      </w:pPr>
      <w:r>
        <w:rPr>
          <w:rFonts w:eastAsia="新細明體"/>
          <w:lang w:eastAsia="zh-TW"/>
        </w:rPr>
        <w:tab/>
      </w:r>
      <w:r>
        <w:rPr>
          <w:rFonts w:eastAsia="新細明體" w:hint="eastAsia"/>
          <w:lang w:eastAsia="zh-TW"/>
        </w:rPr>
        <w:t xml:space="preserve">Above all, </w:t>
      </w:r>
      <w:r w:rsidR="00965266">
        <w:rPr>
          <w:rFonts w:eastAsia="新細明體"/>
          <w:lang w:eastAsia="zh-TW"/>
        </w:rPr>
        <w:t>all</w:t>
      </w:r>
      <w:r>
        <w:rPr>
          <w:rFonts w:eastAsia="新細明體" w:hint="eastAsia"/>
          <w:lang w:eastAsia="zh-TW"/>
        </w:rPr>
        <w:t xml:space="preserve"> we need to do </w:t>
      </w:r>
      <w:r w:rsidR="005D2352">
        <w:rPr>
          <w:rFonts w:eastAsia="新細明體" w:hint="eastAsia"/>
          <w:lang w:eastAsia="zh-TW"/>
        </w:rPr>
        <w:t xml:space="preserve">is master or promote the </w:t>
      </w:r>
      <w:proofErr w:type="gramStart"/>
      <w:r w:rsidR="005D2352">
        <w:rPr>
          <w:rFonts w:eastAsia="新細明體" w:hint="eastAsia"/>
          <w:lang w:eastAsia="zh-TW"/>
        </w:rPr>
        <w:t>way how</w:t>
      </w:r>
      <w:proofErr w:type="gramEnd"/>
      <w:r w:rsidR="005D2352">
        <w:rPr>
          <w:rFonts w:eastAsia="新細明體" w:hint="eastAsia"/>
          <w:lang w:eastAsia="zh-TW"/>
        </w:rPr>
        <w:t xml:space="preserve"> we protected our personal </w:t>
      </w:r>
      <w:r w:rsidR="005D2352">
        <w:rPr>
          <w:rFonts w:eastAsia="新細明體"/>
          <w:lang w:eastAsia="zh-TW"/>
        </w:rPr>
        <w:t>information</w:t>
      </w:r>
      <w:r w:rsidR="005D2352">
        <w:rPr>
          <w:rFonts w:eastAsia="新細明體" w:hint="eastAsia"/>
          <w:lang w:eastAsia="zh-TW"/>
        </w:rPr>
        <w:t xml:space="preserve"> on internet and </w:t>
      </w:r>
      <w:r w:rsidR="004638CC">
        <w:rPr>
          <w:rFonts w:eastAsia="新細明體" w:hint="eastAsia"/>
          <w:lang w:eastAsia="zh-TW"/>
        </w:rPr>
        <w:t>nu</w:t>
      </w:r>
      <w:r w:rsidR="004A1715">
        <w:rPr>
          <w:rFonts w:eastAsia="新細明體" w:hint="eastAsia"/>
          <w:lang w:eastAsia="zh-TW"/>
        </w:rPr>
        <w:t>r</w:t>
      </w:r>
      <w:r w:rsidR="004638CC">
        <w:rPr>
          <w:rFonts w:eastAsia="新細明體" w:hint="eastAsia"/>
          <w:lang w:eastAsia="zh-TW"/>
        </w:rPr>
        <w:t xml:space="preserve">ture </w:t>
      </w:r>
      <w:r w:rsidR="004A1715">
        <w:rPr>
          <w:rFonts w:eastAsia="新細明體" w:hint="eastAsia"/>
          <w:lang w:eastAsia="zh-TW"/>
        </w:rPr>
        <w:t xml:space="preserve">the </w:t>
      </w:r>
      <w:r w:rsidR="004A1715">
        <w:rPr>
          <w:rFonts w:eastAsia="新細明體"/>
          <w:lang w:eastAsia="zh-TW"/>
        </w:rPr>
        <w:t>critical</w:t>
      </w:r>
      <w:r w:rsidR="004A1715">
        <w:rPr>
          <w:rFonts w:eastAsia="新細明體" w:hint="eastAsia"/>
          <w:lang w:eastAsia="zh-TW"/>
        </w:rPr>
        <w:t xml:space="preserve"> thinking to deal with the </w:t>
      </w:r>
      <w:r w:rsidR="00AB56CC">
        <w:rPr>
          <w:rFonts w:eastAsia="新細明體" w:hint="eastAsia"/>
          <w:lang w:eastAsia="zh-TW"/>
        </w:rPr>
        <w:t>message online.</w:t>
      </w:r>
    </w:p>
    <w:p w14:paraId="4104D6B1" w14:textId="5C3F9DCA" w:rsidR="005C339E" w:rsidRDefault="005C339E" w:rsidP="15D7237D">
      <w:pPr>
        <w:rPr>
          <w:rFonts w:ascii="Microsoft Tai Le" w:eastAsia="新細明體" w:hAnsi="Microsoft Tai Le" w:cs="Microsoft Tai Le"/>
          <w:sz w:val="36"/>
          <w:szCs w:val="36"/>
          <w:lang w:eastAsia="zh-TW"/>
        </w:rPr>
      </w:pPr>
    </w:p>
    <w:p w14:paraId="09180918" w14:textId="1F22D7BC" w:rsidR="002C4B19" w:rsidRDefault="002C4B19" w:rsidP="002C4B19">
      <w:pPr>
        <w:pStyle w:val="a4"/>
        <w:rPr>
          <w:rFonts w:eastAsia="新細明體"/>
          <w:lang w:eastAsia="zh-TW"/>
        </w:rPr>
      </w:pPr>
      <w:bookmarkStart w:id="10" w:name="Conclusion"/>
      <w:r>
        <w:rPr>
          <w:rFonts w:hint="eastAsia"/>
          <w:lang w:eastAsia="zh-TW"/>
        </w:rPr>
        <w:t>Conclusion</w:t>
      </w:r>
    </w:p>
    <w:bookmarkEnd w:id="10"/>
    <w:p w14:paraId="192FDE99" w14:textId="4195BEB0" w:rsidR="002C4B19" w:rsidRDefault="3D537D1C" w:rsidP="0024328E">
      <w:pPr>
        <w:pStyle w:val="ab"/>
        <w:numPr>
          <w:ilvl w:val="0"/>
          <w:numId w:val="30"/>
        </w:numPr>
        <w:rPr>
          <w:rFonts w:eastAsia="新細明體"/>
          <w:lang w:eastAsia="zh-TW"/>
        </w:rPr>
      </w:pPr>
      <w:r w:rsidRPr="3D537D1C">
        <w:rPr>
          <w:lang w:eastAsia="zh-TW"/>
        </w:rPr>
        <w:t>Analysis</w:t>
      </w:r>
    </w:p>
    <w:p w14:paraId="2C13143D" w14:textId="6F70EA1F" w:rsidR="3D7C2442" w:rsidRDefault="02872BE2" w:rsidP="02872BE2">
      <w:pPr>
        <w:rPr>
          <w:rFonts w:ascii="新細明體" w:eastAsia="新細明體" w:hAnsi="新細明體" w:cs="新細明體"/>
          <w:lang w:eastAsia="zh-TW"/>
        </w:rPr>
      </w:pPr>
      <w:r w:rsidRPr="02872BE2">
        <w:rPr>
          <w:rFonts w:ascii="新細明體" w:eastAsia="新細明體" w:hAnsi="新細明體" w:cs="新細明體"/>
          <w:lang w:eastAsia="zh-TW"/>
        </w:rPr>
        <w:t xml:space="preserve">项威：AI technologies, like machine learning and natural language processing, rely heavily on algorithms and data structures developed through computer science </w:t>
      </w:r>
      <w:proofErr w:type="spellStart"/>
      <w:proofErr w:type="gramStart"/>
      <w:r w:rsidRPr="02872BE2">
        <w:rPr>
          <w:rFonts w:ascii="新細明體" w:eastAsia="新細明體" w:hAnsi="新細明體" w:cs="新細明體"/>
          <w:lang w:eastAsia="zh-TW"/>
        </w:rPr>
        <w:t>principles.The</w:t>
      </w:r>
      <w:proofErr w:type="spellEnd"/>
      <w:proofErr w:type="gramEnd"/>
      <w:r w:rsidRPr="02872BE2">
        <w:rPr>
          <w:rFonts w:ascii="新細明體" w:eastAsia="新細明體" w:hAnsi="新細明體" w:cs="新細明體"/>
          <w:lang w:eastAsia="zh-TW"/>
        </w:rPr>
        <w:t xml:space="preserve"> interplay between computer science and AI not only showcases the power of technology but also highlights the need for interdisciplinary approaches to tackle complex challenges.</w:t>
      </w:r>
    </w:p>
    <w:p w14:paraId="16206BDF" w14:textId="557FC711" w:rsidR="0ADBE994" w:rsidRDefault="3D7C2442" w:rsidP="0ADBE994">
      <w:pPr>
        <w:rPr>
          <w:rFonts w:ascii="新細明體" w:eastAsia="新細明體" w:hAnsi="新細明體" w:cs="新細明體"/>
          <w:lang w:eastAsia="zh-TW"/>
        </w:rPr>
      </w:pPr>
      <w:r w:rsidRPr="3D7C2442">
        <w:rPr>
          <w:rFonts w:ascii="新細明體" w:eastAsia="新細明體" w:hAnsi="新細明體" w:cs="新細明體"/>
          <w:lang w:eastAsia="zh-TW"/>
        </w:rPr>
        <w:t>吴林洋：</w:t>
      </w:r>
      <w:r w:rsidR="0ADBE994" w:rsidRPr="0ADBE994">
        <w:rPr>
          <w:rFonts w:ascii="新細明體" w:eastAsia="新細明體" w:hAnsi="新細明體" w:cs="新細明體"/>
          <w:lang w:eastAsia="zh-TW"/>
        </w:rPr>
        <w:t xml:space="preserve">Influential figures like </w:t>
      </w:r>
      <w:r w:rsidR="0ADBE994">
        <w:t xml:space="preserve">John J. Hopfield and Geoffrey E. Hinton </w:t>
      </w:r>
      <w:r w:rsidR="0ADBE994" w:rsidRPr="0ADBE994">
        <w:rPr>
          <w:rFonts w:ascii="新細明體" w:eastAsia="新細明體" w:hAnsi="新細明體" w:cs="新細明體"/>
          <w:lang w:eastAsia="zh-TW"/>
        </w:rPr>
        <w:t>have shaped the field of computer science. Their contributions not only advanced technology but also set the stage for future innovations.</w:t>
      </w:r>
      <w:r w:rsidRPr="3D7C2442">
        <w:rPr>
          <w:rFonts w:ascii="新細明體" w:eastAsia="新細明體" w:hAnsi="新細明體" w:cs="新細明體"/>
          <w:lang w:eastAsia="zh-TW"/>
        </w:rPr>
        <w:t xml:space="preserve"> That's just our future goals.</w:t>
      </w:r>
    </w:p>
    <w:p w14:paraId="7B3C260E" w14:textId="31B35EBE" w:rsidR="0BC75045" w:rsidRDefault="02872BE2" w:rsidP="0BC75045">
      <w:pPr>
        <w:rPr>
          <w:rFonts w:eastAsia="新細明體"/>
          <w:lang w:eastAsia="zh-TW"/>
        </w:rPr>
      </w:pPr>
      <w:r w:rsidRPr="02872BE2">
        <w:rPr>
          <w:rFonts w:ascii="新細明體" w:eastAsia="新細明體" w:hAnsi="新細明體" w:cs="新細明體"/>
          <w:lang w:eastAsia="zh-TW"/>
        </w:rPr>
        <w:lastRenderedPageBreak/>
        <w:t>谢嘉枫：Computer science combines logic, creativity, and problem-solving to develop solutions that can have a huge impact on the world. From algorithms and software development to artificial intelligence and data science, there's so much potential for innovation and exploration.</w:t>
      </w:r>
    </w:p>
    <w:p w14:paraId="1D7DDBD3" w14:textId="3B90E204" w:rsidR="17942916" w:rsidRDefault="55EC2D5F" w:rsidP="3D537D1C">
      <w:pPr>
        <w:rPr>
          <w:rFonts w:ascii="新細明體" w:eastAsia="新細明體" w:hAnsi="新細明體" w:cs="新細明體"/>
          <w:lang w:eastAsia="zh-TW"/>
        </w:rPr>
      </w:pPr>
      <w:proofErr w:type="gramStart"/>
      <w:r w:rsidRPr="55EC2D5F">
        <w:rPr>
          <w:rFonts w:ascii="新細明體" w:eastAsia="新細明體" w:hAnsi="新細明體" w:cs="新細明體"/>
          <w:lang w:eastAsia="zh-TW"/>
        </w:rPr>
        <w:t>阮云</w:t>
      </w:r>
      <w:proofErr w:type="gramEnd"/>
      <w:r w:rsidRPr="55EC2D5F">
        <w:rPr>
          <w:rFonts w:ascii="新細明體" w:eastAsia="新細明體" w:hAnsi="新細明體" w:cs="新細明體"/>
          <w:lang w:eastAsia="zh-TW"/>
        </w:rPr>
        <w:t>轩：</w:t>
      </w:r>
      <w:r w:rsidR="3D537D1C" w:rsidRPr="3D537D1C">
        <w:rPr>
          <w:rFonts w:ascii="新細明體" w:eastAsia="新細明體" w:hAnsi="新細明體" w:cs="新細明體"/>
          <w:lang w:eastAsia="zh-TW"/>
        </w:rPr>
        <w:t>Computer science can raise important ethical questions. As technology advances, issues like data privacy, algorithmic bias, and the digital divide become increasingly significant. It's crucial to consider how these advancements affect society and individuals. Balancing innovation with responsibility is a key challenge.</w:t>
      </w:r>
    </w:p>
    <w:p w14:paraId="09FC4DF3" w14:textId="067F5C42" w:rsidR="002C4B19" w:rsidRDefault="00E325DB" w:rsidP="0024328E">
      <w:pPr>
        <w:pStyle w:val="ab"/>
        <w:numPr>
          <w:ilvl w:val="0"/>
          <w:numId w:val="30"/>
        </w:numPr>
        <w:rPr>
          <w:lang w:eastAsia="zh-TW"/>
        </w:rPr>
      </w:pPr>
      <w:r>
        <w:rPr>
          <w:rFonts w:hint="eastAsia"/>
          <w:lang w:eastAsia="zh-TW"/>
        </w:rPr>
        <w:t>Reflection</w:t>
      </w:r>
    </w:p>
    <w:p w14:paraId="45289E88" w14:textId="77777777" w:rsidR="004B124A" w:rsidRPr="004B124A" w:rsidRDefault="004B124A" w:rsidP="004B124A">
      <w:pPr>
        <w:ind w:firstLine="420"/>
        <w:rPr>
          <w:rFonts w:eastAsia="新細明體"/>
          <w:lang w:eastAsia="zh-TW"/>
        </w:rPr>
      </w:pPr>
      <w:r w:rsidRPr="004B124A">
        <w:rPr>
          <w:rFonts w:eastAsia="新細明體"/>
          <w:lang w:eastAsia="zh-TW"/>
        </w:rPr>
        <w:t xml:space="preserve">During our </w:t>
      </w:r>
      <w:proofErr w:type="spellStart"/>
      <w:proofErr w:type="gramStart"/>
      <w:r w:rsidRPr="004B124A">
        <w:rPr>
          <w:rFonts w:eastAsia="新細明體"/>
          <w:lang w:eastAsia="zh-TW"/>
        </w:rPr>
        <w:t>research,we</w:t>
      </w:r>
      <w:proofErr w:type="spellEnd"/>
      <w:proofErr w:type="gramEnd"/>
      <w:r w:rsidRPr="004B124A">
        <w:rPr>
          <w:rFonts w:eastAsia="新細明體"/>
          <w:lang w:eastAsia="zh-TW"/>
        </w:rPr>
        <w:t xml:space="preserve"> </w:t>
      </w:r>
      <w:proofErr w:type="gramStart"/>
      <w:r w:rsidRPr="004B124A">
        <w:rPr>
          <w:rFonts w:eastAsia="新細明體"/>
          <w:lang w:eastAsia="zh-TW"/>
        </w:rPr>
        <w:t>realize</w:t>
      </w:r>
      <w:proofErr w:type="gramEnd"/>
      <w:r w:rsidRPr="004B124A">
        <w:rPr>
          <w:rFonts w:eastAsia="新細明體"/>
          <w:lang w:eastAsia="zh-TW"/>
        </w:rPr>
        <w:t xml:space="preserve"> that computer science still have several key issues today.</w:t>
      </w:r>
    </w:p>
    <w:p w14:paraId="4256A272" w14:textId="77777777" w:rsidR="004B124A" w:rsidRPr="004B124A" w:rsidRDefault="004B124A" w:rsidP="004B124A">
      <w:pPr>
        <w:rPr>
          <w:rFonts w:eastAsia="新細明體"/>
          <w:lang w:eastAsia="zh-TW"/>
        </w:rPr>
      </w:pPr>
      <w:r w:rsidRPr="004B124A">
        <w:rPr>
          <w:rFonts w:eastAsia="新細明體"/>
          <w:lang w:eastAsia="zh-TW"/>
        </w:rPr>
        <w:t xml:space="preserve">Many research results lack sufficient reproducibility, which raises questions about the reliability of findings. There is a need to promote open-source code, data sharing, and detailed experimental records to enhance </w:t>
      </w:r>
      <w:proofErr w:type="spellStart"/>
      <w:proofErr w:type="gramStart"/>
      <w:r w:rsidRPr="004B124A">
        <w:rPr>
          <w:rFonts w:eastAsia="新細明體"/>
          <w:lang w:eastAsia="zh-TW"/>
        </w:rPr>
        <w:t>reproducibility.And</w:t>
      </w:r>
      <w:proofErr w:type="spellEnd"/>
      <w:proofErr w:type="gramEnd"/>
      <w:r w:rsidRPr="004B124A">
        <w:rPr>
          <w:rFonts w:eastAsia="新細明體"/>
          <w:lang w:eastAsia="zh-TW"/>
        </w:rPr>
        <w:t xml:space="preserve"> some high-impact journals tend to favor publishing positive results, leading to negative findings and replication studies being overlooked. </w:t>
      </w:r>
    </w:p>
    <w:p w14:paraId="10A2BD7E" w14:textId="77777777" w:rsidR="004B124A" w:rsidRPr="004B124A" w:rsidRDefault="004B124A" w:rsidP="004B124A">
      <w:pPr>
        <w:rPr>
          <w:rFonts w:eastAsia="新細明體"/>
          <w:lang w:eastAsia="zh-TW"/>
        </w:rPr>
      </w:pPr>
      <w:r w:rsidRPr="004B124A">
        <w:rPr>
          <w:rFonts w:eastAsia="新細明體"/>
          <w:lang w:eastAsia="zh-TW"/>
        </w:rPr>
        <w:t>In many technological studies, ethical and social implications are not adequately considered. Researchers should incorporate ethical considerations into research design and evaluation.</w:t>
      </w:r>
    </w:p>
    <w:p w14:paraId="20484A01" w14:textId="4E4C4897" w:rsidR="00FA6CC9" w:rsidRDefault="004B124A" w:rsidP="004B124A">
      <w:pPr>
        <w:rPr>
          <w:lang w:eastAsia="zh-TW"/>
        </w:rPr>
      </w:pPr>
      <w:r w:rsidRPr="004B124A">
        <w:rPr>
          <w:lang w:eastAsia="zh-TW"/>
        </w:rPr>
        <w:t>As new teens of computer science, we should help foster a healthier research ecosystem to achieve a better future.</w:t>
      </w:r>
    </w:p>
    <w:p w14:paraId="02F7FB1A" w14:textId="77777777" w:rsidR="00FA6CC9" w:rsidRDefault="00FA6CC9">
      <w:pPr>
        <w:rPr>
          <w:rFonts w:eastAsia="新細明體"/>
          <w:lang w:eastAsia="zh-TW"/>
        </w:rPr>
      </w:pPr>
    </w:p>
    <w:p w14:paraId="2770D000" w14:textId="77777777" w:rsidR="00FA6CC9" w:rsidRDefault="00FA6CC9">
      <w:pPr>
        <w:rPr>
          <w:rFonts w:eastAsia="新細明體"/>
          <w:lang w:eastAsia="zh-TW"/>
        </w:rPr>
      </w:pPr>
    </w:p>
    <w:p w14:paraId="46E97D85" w14:textId="77777777" w:rsidR="00FA6CC9" w:rsidRDefault="00FA6CC9">
      <w:pPr>
        <w:rPr>
          <w:rFonts w:eastAsia="新細明體"/>
          <w:lang w:eastAsia="zh-TW"/>
        </w:rPr>
      </w:pPr>
    </w:p>
    <w:p w14:paraId="7B1FC6F9" w14:textId="77777777" w:rsidR="00E325DB" w:rsidRDefault="00E325DB" w:rsidP="002C4B19">
      <w:pPr>
        <w:rPr>
          <w:rFonts w:eastAsia="新細明體"/>
          <w:lang w:eastAsia="zh-TW"/>
        </w:rPr>
      </w:pPr>
    </w:p>
    <w:p w14:paraId="023946EA" w14:textId="705BE127" w:rsidR="002C4B19" w:rsidRDefault="002C4B19" w:rsidP="002C4B19">
      <w:pPr>
        <w:pStyle w:val="a4"/>
        <w:rPr>
          <w:rFonts w:eastAsia="新細明體"/>
          <w:lang w:eastAsia="zh-TW"/>
        </w:rPr>
      </w:pPr>
      <w:bookmarkStart w:id="11" w:name="Reference"/>
      <w:r>
        <w:rPr>
          <w:rFonts w:hint="eastAsia"/>
          <w:lang w:eastAsia="zh-TW"/>
        </w:rPr>
        <w:t>Reference</w:t>
      </w:r>
    </w:p>
    <w:bookmarkEnd w:id="11"/>
    <w:p w14:paraId="469F9FB0" w14:textId="4B1CF5F0" w:rsidR="00E325DB" w:rsidRDefault="00E325DB" w:rsidP="0024328E">
      <w:pPr>
        <w:pStyle w:val="ab"/>
        <w:numPr>
          <w:ilvl w:val="0"/>
          <w:numId w:val="29"/>
        </w:numPr>
        <w:rPr>
          <w:rFonts w:eastAsia="新細明體"/>
          <w:lang w:eastAsia="zh-TW"/>
        </w:rPr>
      </w:pPr>
      <w:r>
        <w:rPr>
          <w:rFonts w:hint="eastAsia"/>
          <w:lang w:eastAsia="zh-TW"/>
        </w:rPr>
        <w:t>Paper</w:t>
      </w:r>
    </w:p>
    <w:p w14:paraId="53BD10DD" w14:textId="08FCC56D" w:rsidR="00C06351" w:rsidRDefault="001F1A00" w:rsidP="0024328E">
      <w:pPr>
        <w:pStyle w:val="ad"/>
        <w:numPr>
          <w:ilvl w:val="0"/>
          <w:numId w:val="31"/>
        </w:numPr>
        <w:ind w:leftChars="0"/>
        <w:rPr>
          <w:rFonts w:eastAsia="新細明體"/>
          <w:lang w:eastAsia="zh-TW"/>
        </w:rPr>
      </w:pPr>
      <w:proofErr w:type="spellStart"/>
      <w:r w:rsidRPr="00C179A1">
        <w:rPr>
          <w:rFonts w:eastAsia="新細明體"/>
          <w:lang w:eastAsia="zh-TW"/>
        </w:rPr>
        <w:t>Hongkun</w:t>
      </w:r>
      <w:proofErr w:type="spellEnd"/>
      <w:r w:rsidRPr="00C179A1">
        <w:rPr>
          <w:rFonts w:eastAsia="新細明體"/>
          <w:lang w:eastAsia="zh-TW"/>
        </w:rPr>
        <w:t xml:space="preserve"> Luo, Chi Guo, Yang Liu, </w:t>
      </w:r>
      <w:proofErr w:type="spellStart"/>
      <w:r w:rsidRPr="00C179A1">
        <w:rPr>
          <w:rFonts w:eastAsia="新細明體"/>
          <w:lang w:eastAsia="zh-TW"/>
        </w:rPr>
        <w:t>Zengke</w:t>
      </w:r>
      <w:proofErr w:type="spellEnd"/>
      <w:r w:rsidRPr="00C179A1">
        <w:rPr>
          <w:rFonts w:eastAsia="新細明體"/>
          <w:lang w:eastAsia="zh-TW"/>
        </w:rPr>
        <w:t xml:space="preserve"> Li</w:t>
      </w:r>
      <w:r>
        <w:rPr>
          <w:rFonts w:eastAsia="新細明體" w:hint="eastAsia"/>
          <w:lang w:eastAsia="zh-TW"/>
        </w:rPr>
        <w:t>,</w:t>
      </w:r>
      <w:r w:rsidRPr="00C179A1">
        <w:rPr>
          <w:rFonts w:eastAsia="新細明體"/>
          <w:lang w:eastAsia="zh-TW"/>
        </w:rPr>
        <w:t xml:space="preserve"> </w:t>
      </w:r>
      <w:proofErr w:type="spellStart"/>
      <w:r w:rsidR="0088265C" w:rsidRPr="0088265C">
        <w:rPr>
          <w:rFonts w:eastAsia="新細明體"/>
          <w:lang w:eastAsia="zh-TW"/>
        </w:rPr>
        <w:t>SuperVINS</w:t>
      </w:r>
      <w:proofErr w:type="spellEnd"/>
      <w:r w:rsidR="0088265C" w:rsidRPr="0088265C">
        <w:rPr>
          <w:rFonts w:eastAsia="新細明體"/>
          <w:lang w:eastAsia="zh-TW"/>
        </w:rPr>
        <w:t>: A visual-inertial SLAM framework integrated deep learning features</w:t>
      </w:r>
      <w:r w:rsidR="00DC4512">
        <w:rPr>
          <w:rFonts w:eastAsia="新細明體" w:hint="eastAsia"/>
          <w:lang w:eastAsia="zh-TW"/>
        </w:rPr>
        <w:t xml:space="preserve">. </w:t>
      </w:r>
      <w:r w:rsidR="00C179A1" w:rsidRPr="00C179A1">
        <w:rPr>
          <w:rFonts w:eastAsia="新細明體"/>
          <w:lang w:eastAsia="zh-TW"/>
        </w:rPr>
        <w:t xml:space="preserve">31 Jul </w:t>
      </w:r>
      <w:r w:rsidR="002A34B9" w:rsidRPr="00C179A1">
        <w:rPr>
          <w:rFonts w:eastAsia="新細明體"/>
          <w:lang w:eastAsia="zh-TW"/>
        </w:rPr>
        <w:t>2024</w:t>
      </w:r>
      <w:r w:rsidR="002A34B9">
        <w:rPr>
          <w:rFonts w:eastAsia="新細明體" w:hint="eastAsia"/>
          <w:lang w:eastAsia="zh-TW"/>
        </w:rPr>
        <w:t>.</w:t>
      </w:r>
      <w:r w:rsidR="00C179A1" w:rsidRPr="00C179A1">
        <w:rPr>
          <w:rFonts w:eastAsia="新細明體"/>
          <w:lang w:eastAsia="zh-TW"/>
        </w:rPr>
        <w:t xml:space="preserve"> ·</w:t>
      </w:r>
      <w:r w:rsidR="00EC0E4A">
        <w:br/>
      </w:r>
      <w:r w:rsidR="00EC0E4A">
        <w:rPr>
          <w:rFonts w:eastAsia="新細明體" w:hint="eastAsia"/>
          <w:lang w:eastAsia="zh-TW"/>
        </w:rPr>
        <w:lastRenderedPageBreak/>
        <w:t xml:space="preserve"> </w:t>
      </w:r>
      <w:r w:rsidR="00EC0E4A">
        <w:tab/>
      </w:r>
      <w:r w:rsidR="00EC0E4A">
        <w:rPr>
          <w:rFonts w:eastAsia="新細明體" w:hint="eastAsia"/>
          <w:lang w:eastAsia="zh-TW"/>
        </w:rPr>
        <w:t>URL:</w:t>
      </w:r>
      <w:r w:rsidR="00EC0E4A" w:rsidRPr="00EC0E4A">
        <w:t xml:space="preserve"> </w:t>
      </w:r>
      <w:r w:rsidR="00EC0E4A" w:rsidRPr="00EC0E4A">
        <w:rPr>
          <w:rFonts w:eastAsia="新細明體"/>
          <w:lang w:eastAsia="zh-TW"/>
        </w:rPr>
        <w:t>https://cs.paperswithcode.com/paper/supervins-a-visual-inertial-slam-framework</w:t>
      </w:r>
    </w:p>
    <w:p w14:paraId="11F99CB6" w14:textId="0C7E9D35" w:rsidR="00EC0E4A" w:rsidRPr="004079D0" w:rsidRDefault="00EC0E4A" w:rsidP="0024328E">
      <w:pPr>
        <w:pStyle w:val="ad"/>
        <w:numPr>
          <w:ilvl w:val="0"/>
          <w:numId w:val="31"/>
        </w:numPr>
        <w:ind w:leftChars="0"/>
        <w:rPr>
          <w:rFonts w:eastAsia="新細明體"/>
          <w:lang w:eastAsia="zh-TW"/>
        </w:rPr>
      </w:pPr>
      <w:r w:rsidRPr="00C65B72">
        <w:rPr>
          <w:rFonts w:eastAsia="新細明體"/>
          <w:lang w:eastAsia="zh-TW"/>
        </w:rPr>
        <w:t xml:space="preserve">Joar </w:t>
      </w:r>
      <w:proofErr w:type="spellStart"/>
      <w:r w:rsidRPr="00C65B72">
        <w:rPr>
          <w:rFonts w:eastAsia="新細明體"/>
          <w:lang w:eastAsia="zh-TW"/>
        </w:rPr>
        <w:t>Skalse</w:t>
      </w:r>
      <w:proofErr w:type="spellEnd"/>
      <w:r>
        <w:rPr>
          <w:rFonts w:eastAsia="新細明體" w:hint="eastAsia"/>
          <w:lang w:eastAsia="zh-TW"/>
        </w:rPr>
        <w:t xml:space="preserve">, </w:t>
      </w:r>
      <w:r w:rsidRPr="00CF36D5">
        <w:rPr>
          <w:rFonts w:eastAsia="新細明體"/>
          <w:lang w:eastAsia="zh-TW"/>
        </w:rPr>
        <w:t>Alessandro Abate</w:t>
      </w:r>
      <w:r>
        <w:rPr>
          <w:rFonts w:eastAsia="新細明體" w:hint="eastAsia"/>
          <w:lang w:eastAsia="zh-TW"/>
        </w:rPr>
        <w:t xml:space="preserve">. </w:t>
      </w:r>
      <w:r w:rsidRPr="0052465F">
        <w:rPr>
          <w:rFonts w:eastAsia="新細明體"/>
          <w:lang w:eastAsia="zh-TW"/>
        </w:rPr>
        <w:t>Misspecification in Inverse Reinforcement Learning</w:t>
      </w:r>
      <w:r>
        <w:rPr>
          <w:rFonts w:eastAsia="新細明體" w:hint="eastAsia"/>
          <w:lang w:eastAsia="zh-TW"/>
        </w:rPr>
        <w:t xml:space="preserve">, </w:t>
      </w:r>
      <w:r w:rsidRPr="004079D0">
        <w:rPr>
          <w:rFonts w:eastAsia="新細明體"/>
          <w:lang w:eastAsia="zh-TW"/>
        </w:rPr>
        <w:t>Vol. 37 No. 12: AAAI-23 Special Tracks / AAAI Special Track on Safe and Robust AI</w:t>
      </w:r>
      <w:r>
        <w:rPr>
          <w:rFonts w:eastAsia="新細明體" w:hint="eastAsia"/>
          <w:lang w:eastAsia="zh-TW"/>
        </w:rPr>
        <w:t xml:space="preserve">. </w:t>
      </w:r>
      <w:r w:rsidRPr="00941DE7">
        <w:rPr>
          <w:rFonts w:eastAsia="新細明體"/>
          <w:lang w:eastAsia="zh-TW"/>
        </w:rPr>
        <w:t>2023-06-26</w:t>
      </w:r>
      <w:r>
        <w:br/>
      </w:r>
      <w:r>
        <w:rPr>
          <w:rFonts w:eastAsia="新細明體" w:hint="eastAsia"/>
          <w:lang w:eastAsia="zh-TW"/>
        </w:rPr>
        <w:t xml:space="preserve"> </w:t>
      </w:r>
      <w:r>
        <w:tab/>
      </w:r>
      <w:r>
        <w:rPr>
          <w:rFonts w:eastAsia="新細明體" w:hint="eastAsia"/>
          <w:lang w:eastAsia="zh-TW"/>
        </w:rPr>
        <w:t>URL:</w:t>
      </w:r>
      <w:r w:rsidR="002F7E83" w:rsidRPr="002F7E83">
        <w:t xml:space="preserve"> </w:t>
      </w:r>
      <w:r w:rsidR="002F7E83" w:rsidRPr="002F7E83">
        <w:rPr>
          <w:rFonts w:eastAsia="新細明體"/>
          <w:lang w:eastAsia="zh-TW"/>
        </w:rPr>
        <w:t>https://ojs.aaai.org/index.php/AAAI/article/view/26766</w:t>
      </w:r>
    </w:p>
    <w:p w14:paraId="1ED60A44" w14:textId="1E15301E" w:rsidR="000554BC" w:rsidRPr="000554BC" w:rsidRDefault="000554BC" w:rsidP="0024328E">
      <w:pPr>
        <w:pStyle w:val="ad"/>
        <w:numPr>
          <w:ilvl w:val="0"/>
          <w:numId w:val="31"/>
        </w:numPr>
        <w:ind w:leftChars="0"/>
        <w:rPr>
          <w:rFonts w:eastAsia="新細明體"/>
          <w:lang w:eastAsia="zh-TW"/>
        </w:rPr>
      </w:pPr>
      <w:r w:rsidRPr="000554BC">
        <w:rPr>
          <w:rFonts w:eastAsia="新細明體"/>
          <w:b/>
          <w:bCs/>
          <w:i/>
          <w:iCs/>
          <w:lang w:eastAsia="zh-TW"/>
        </w:rPr>
        <w:t xml:space="preserve">Yihan Hu, </w:t>
      </w:r>
      <w:proofErr w:type="spellStart"/>
      <w:r w:rsidRPr="000554BC">
        <w:rPr>
          <w:rFonts w:eastAsia="新細明體"/>
          <w:b/>
          <w:bCs/>
          <w:i/>
          <w:iCs/>
          <w:lang w:eastAsia="zh-TW"/>
        </w:rPr>
        <w:t>Jiazhi</w:t>
      </w:r>
      <w:proofErr w:type="spellEnd"/>
      <w:r w:rsidRPr="000554BC">
        <w:rPr>
          <w:rFonts w:eastAsia="新細明體"/>
          <w:b/>
          <w:bCs/>
          <w:i/>
          <w:iCs/>
          <w:lang w:eastAsia="zh-TW"/>
        </w:rPr>
        <w:t xml:space="preserve"> Yang, Li Chen, </w:t>
      </w:r>
      <w:proofErr w:type="spellStart"/>
      <w:r w:rsidRPr="000554BC">
        <w:rPr>
          <w:rFonts w:eastAsia="新細明體"/>
          <w:b/>
          <w:bCs/>
          <w:i/>
          <w:iCs/>
          <w:lang w:eastAsia="zh-TW"/>
        </w:rPr>
        <w:t>Keyu</w:t>
      </w:r>
      <w:proofErr w:type="spellEnd"/>
      <w:r w:rsidRPr="000554BC">
        <w:rPr>
          <w:rFonts w:eastAsia="新細明體"/>
          <w:b/>
          <w:bCs/>
          <w:i/>
          <w:iCs/>
          <w:lang w:eastAsia="zh-TW"/>
        </w:rPr>
        <w:t xml:space="preserve"> Li, </w:t>
      </w:r>
      <w:proofErr w:type="spellStart"/>
      <w:r w:rsidRPr="000554BC">
        <w:rPr>
          <w:rFonts w:eastAsia="新細明體"/>
          <w:b/>
          <w:bCs/>
          <w:i/>
          <w:iCs/>
          <w:lang w:eastAsia="zh-TW"/>
        </w:rPr>
        <w:t>Chonghao</w:t>
      </w:r>
      <w:proofErr w:type="spellEnd"/>
      <w:r w:rsidRPr="000554BC">
        <w:rPr>
          <w:rFonts w:eastAsia="新細明體"/>
          <w:b/>
          <w:bCs/>
          <w:i/>
          <w:iCs/>
          <w:lang w:eastAsia="zh-TW"/>
        </w:rPr>
        <w:t xml:space="preserve"> Sima, </w:t>
      </w:r>
      <w:proofErr w:type="spellStart"/>
      <w:r w:rsidRPr="000554BC">
        <w:rPr>
          <w:rFonts w:eastAsia="新細明體"/>
          <w:b/>
          <w:bCs/>
          <w:i/>
          <w:iCs/>
          <w:lang w:eastAsia="zh-TW"/>
        </w:rPr>
        <w:t>Xizhou</w:t>
      </w:r>
      <w:proofErr w:type="spellEnd"/>
      <w:r w:rsidRPr="000554BC">
        <w:rPr>
          <w:rFonts w:eastAsia="新細明體"/>
          <w:b/>
          <w:bCs/>
          <w:i/>
          <w:iCs/>
          <w:lang w:eastAsia="zh-TW"/>
        </w:rPr>
        <w:t xml:space="preserve"> Zhu, Siqi Chai, </w:t>
      </w:r>
      <w:proofErr w:type="spellStart"/>
      <w:r w:rsidRPr="000554BC">
        <w:rPr>
          <w:rFonts w:eastAsia="新細明體"/>
          <w:b/>
          <w:bCs/>
          <w:i/>
          <w:iCs/>
          <w:lang w:eastAsia="zh-TW"/>
        </w:rPr>
        <w:t>Senyao</w:t>
      </w:r>
      <w:proofErr w:type="spellEnd"/>
      <w:r w:rsidRPr="000554BC">
        <w:rPr>
          <w:rFonts w:eastAsia="新細明體"/>
          <w:b/>
          <w:bCs/>
          <w:i/>
          <w:iCs/>
          <w:lang w:eastAsia="zh-TW"/>
        </w:rPr>
        <w:t xml:space="preserve"> Du, </w:t>
      </w:r>
      <w:proofErr w:type="spellStart"/>
      <w:r w:rsidRPr="000554BC">
        <w:rPr>
          <w:rFonts w:eastAsia="新細明體"/>
          <w:b/>
          <w:bCs/>
          <w:i/>
          <w:iCs/>
          <w:lang w:eastAsia="zh-TW"/>
        </w:rPr>
        <w:t>Tianwei</w:t>
      </w:r>
      <w:proofErr w:type="spellEnd"/>
      <w:r w:rsidRPr="000554BC">
        <w:rPr>
          <w:rFonts w:eastAsia="新細明體"/>
          <w:b/>
          <w:bCs/>
          <w:i/>
          <w:iCs/>
          <w:lang w:eastAsia="zh-TW"/>
        </w:rPr>
        <w:t xml:space="preserve"> Lin, </w:t>
      </w:r>
      <w:proofErr w:type="spellStart"/>
      <w:r w:rsidRPr="000554BC">
        <w:rPr>
          <w:rFonts w:eastAsia="新細明體"/>
          <w:b/>
          <w:bCs/>
          <w:i/>
          <w:iCs/>
          <w:lang w:eastAsia="zh-TW"/>
        </w:rPr>
        <w:t>Wenhai</w:t>
      </w:r>
      <w:proofErr w:type="spellEnd"/>
      <w:r w:rsidRPr="000554BC">
        <w:rPr>
          <w:rFonts w:eastAsia="新細明體"/>
          <w:b/>
          <w:bCs/>
          <w:i/>
          <w:iCs/>
          <w:lang w:eastAsia="zh-TW"/>
        </w:rPr>
        <w:t xml:space="preserve"> Wang, </w:t>
      </w:r>
      <w:proofErr w:type="spellStart"/>
      <w:r w:rsidRPr="000554BC">
        <w:rPr>
          <w:rFonts w:eastAsia="新細明體"/>
          <w:b/>
          <w:bCs/>
          <w:i/>
          <w:iCs/>
          <w:lang w:eastAsia="zh-TW"/>
        </w:rPr>
        <w:t>Lewei</w:t>
      </w:r>
      <w:proofErr w:type="spellEnd"/>
      <w:r w:rsidRPr="000554BC">
        <w:rPr>
          <w:rFonts w:eastAsia="新細明體"/>
          <w:b/>
          <w:bCs/>
          <w:i/>
          <w:iCs/>
          <w:lang w:eastAsia="zh-TW"/>
        </w:rPr>
        <w:t xml:space="preserve"> Lu, </w:t>
      </w:r>
      <w:proofErr w:type="spellStart"/>
      <w:r w:rsidRPr="000554BC">
        <w:rPr>
          <w:rFonts w:eastAsia="新細明體"/>
          <w:b/>
          <w:bCs/>
          <w:i/>
          <w:iCs/>
          <w:lang w:eastAsia="zh-TW"/>
        </w:rPr>
        <w:t>Xiaosong</w:t>
      </w:r>
      <w:proofErr w:type="spellEnd"/>
      <w:r w:rsidRPr="000554BC">
        <w:rPr>
          <w:rFonts w:eastAsia="新細明體"/>
          <w:b/>
          <w:bCs/>
          <w:i/>
          <w:iCs/>
          <w:lang w:eastAsia="zh-TW"/>
        </w:rPr>
        <w:t xml:space="preserve"> Jia, Qiang Liu, </w:t>
      </w:r>
      <w:proofErr w:type="spellStart"/>
      <w:r w:rsidRPr="000554BC">
        <w:rPr>
          <w:rFonts w:eastAsia="新細明體"/>
          <w:b/>
          <w:bCs/>
          <w:i/>
          <w:iCs/>
          <w:lang w:eastAsia="zh-TW"/>
        </w:rPr>
        <w:t>Jifeng</w:t>
      </w:r>
      <w:proofErr w:type="spellEnd"/>
      <w:r w:rsidRPr="000554BC">
        <w:rPr>
          <w:rFonts w:eastAsia="新細明體"/>
          <w:b/>
          <w:bCs/>
          <w:i/>
          <w:iCs/>
          <w:lang w:eastAsia="zh-TW"/>
        </w:rPr>
        <w:t xml:space="preserve"> Dai, Yu Qiao, </w:t>
      </w:r>
      <w:proofErr w:type="spellStart"/>
      <w:r w:rsidRPr="000554BC">
        <w:rPr>
          <w:rFonts w:eastAsia="新細明體"/>
          <w:b/>
          <w:bCs/>
          <w:i/>
          <w:iCs/>
          <w:lang w:eastAsia="zh-TW"/>
        </w:rPr>
        <w:t>Hongyang</w:t>
      </w:r>
      <w:proofErr w:type="spellEnd"/>
      <w:r w:rsidRPr="000554BC">
        <w:rPr>
          <w:rFonts w:eastAsia="新細明體"/>
          <w:b/>
          <w:bCs/>
          <w:i/>
          <w:iCs/>
          <w:lang w:eastAsia="zh-TW"/>
        </w:rPr>
        <w:t xml:space="preserve"> Li</w:t>
      </w:r>
      <w:r w:rsidRPr="000554BC">
        <w:rPr>
          <w:rFonts w:eastAsia="新細明體"/>
          <w:lang w:eastAsia="zh-TW"/>
        </w:rPr>
        <w:t>; Proceedings of the IEEE/CVF Conference on Computer Vision and Pattern Recognition (CVPR), 2023, pp. 17853-17862</w:t>
      </w:r>
      <w:r>
        <w:rPr>
          <w:rFonts w:eastAsia="新細明體"/>
          <w:lang w:eastAsia="zh-TW"/>
        </w:rPr>
        <w:br/>
      </w:r>
      <w:r>
        <w:rPr>
          <w:rFonts w:eastAsia="新細明體" w:hint="eastAsia"/>
          <w:lang w:eastAsia="zh-TW"/>
        </w:rPr>
        <w:t xml:space="preserve"> </w:t>
      </w:r>
      <w:r>
        <w:rPr>
          <w:rFonts w:eastAsia="新細明體"/>
          <w:lang w:eastAsia="zh-TW"/>
        </w:rPr>
        <w:tab/>
      </w:r>
      <w:r>
        <w:rPr>
          <w:rFonts w:eastAsia="新細明體" w:hint="eastAsia"/>
          <w:lang w:eastAsia="zh-TW"/>
        </w:rPr>
        <w:t>URL:</w:t>
      </w:r>
      <w:r w:rsidR="00C50666" w:rsidRPr="00C50666">
        <w:t xml:space="preserve"> </w:t>
      </w:r>
      <w:r w:rsidR="00C50666" w:rsidRPr="00C50666">
        <w:rPr>
          <w:rFonts w:eastAsia="新細明體"/>
          <w:lang w:eastAsia="zh-TW"/>
        </w:rPr>
        <w:t>https://openaccess.thecvf.com/content/CVPR2023/html/Hu_Planning-Oriented_Autonomous_Driving_CVPR_2023_paper.html</w:t>
      </w:r>
    </w:p>
    <w:p w14:paraId="69FFB21E" w14:textId="14427B1D" w:rsidR="004079D0" w:rsidRPr="004079D0" w:rsidRDefault="00D5162E" w:rsidP="0024328E">
      <w:pPr>
        <w:pStyle w:val="ad"/>
        <w:numPr>
          <w:ilvl w:val="0"/>
          <w:numId w:val="31"/>
        </w:numPr>
        <w:ind w:leftChars="0"/>
        <w:rPr>
          <w:rFonts w:eastAsia="新細明體"/>
          <w:lang w:eastAsia="zh-TW"/>
        </w:rPr>
      </w:pPr>
      <w:r w:rsidRPr="00D5162E">
        <w:rPr>
          <w:rFonts w:eastAsia="新細明體"/>
          <w:lang w:eastAsia="zh-TW"/>
        </w:rPr>
        <w:t xml:space="preserve">John Kirchenbauer, Jonas </w:t>
      </w:r>
      <w:proofErr w:type="spellStart"/>
      <w:r w:rsidRPr="00D5162E">
        <w:rPr>
          <w:rFonts w:eastAsia="新細明體"/>
          <w:lang w:eastAsia="zh-TW"/>
        </w:rPr>
        <w:t>Geiping</w:t>
      </w:r>
      <w:proofErr w:type="spellEnd"/>
      <w:r w:rsidRPr="00D5162E">
        <w:rPr>
          <w:rFonts w:eastAsia="新細明體"/>
          <w:lang w:eastAsia="zh-TW"/>
        </w:rPr>
        <w:t>, Yuxin Wen, Jonathan Katz, Ian Miers, Tom Goldstein Proceedings of the 40th International Conference on Machine Learning, PMLR 202:17061-17084, 2023.</w:t>
      </w:r>
      <w:r w:rsidR="00C50666">
        <w:rPr>
          <w:rFonts w:eastAsia="新細明體"/>
          <w:lang w:eastAsia="zh-TW"/>
        </w:rPr>
        <w:br/>
      </w:r>
      <w:r w:rsidR="00C50666">
        <w:rPr>
          <w:rFonts w:eastAsia="新細明體" w:hint="eastAsia"/>
          <w:lang w:eastAsia="zh-TW"/>
        </w:rPr>
        <w:t xml:space="preserve"> </w:t>
      </w:r>
      <w:r w:rsidR="00C50666">
        <w:rPr>
          <w:rFonts w:eastAsia="新細明體"/>
          <w:lang w:eastAsia="zh-TW"/>
        </w:rPr>
        <w:tab/>
      </w:r>
      <w:r w:rsidR="00C50666">
        <w:rPr>
          <w:rFonts w:eastAsia="新細明體" w:hint="eastAsia"/>
          <w:lang w:eastAsia="zh-TW"/>
        </w:rPr>
        <w:t>URL:</w:t>
      </w:r>
      <w:r w:rsidR="00486CC2" w:rsidRPr="00486CC2">
        <w:t xml:space="preserve"> </w:t>
      </w:r>
      <w:r w:rsidR="00486CC2" w:rsidRPr="00486CC2">
        <w:rPr>
          <w:rFonts w:eastAsia="新細明體"/>
          <w:lang w:eastAsia="zh-TW"/>
        </w:rPr>
        <w:t>https://proceedings.mlr.press/v202/kirchenbauer23a.html</w:t>
      </w:r>
    </w:p>
    <w:p w14:paraId="116122A9" w14:textId="6A8AB457" w:rsidR="004079D0" w:rsidRPr="004079D0" w:rsidRDefault="004079D0" w:rsidP="0024328E">
      <w:pPr>
        <w:pStyle w:val="ad"/>
        <w:numPr>
          <w:ilvl w:val="0"/>
          <w:numId w:val="31"/>
        </w:numPr>
        <w:ind w:leftChars="0"/>
        <w:rPr>
          <w:rFonts w:eastAsia="新細明體"/>
          <w:lang w:eastAsia="zh-TW"/>
        </w:rPr>
      </w:pPr>
      <w:r w:rsidRPr="004079D0">
        <w:rPr>
          <w:rFonts w:eastAsia="新細明體"/>
          <w:lang w:eastAsia="zh-TW"/>
        </w:rPr>
        <w:t xml:space="preserve"> </w:t>
      </w:r>
      <w:r w:rsidR="004570DF" w:rsidRPr="004570DF">
        <w:rPr>
          <w:rFonts w:eastAsia="新細明體"/>
          <w:lang w:eastAsia="zh-TW"/>
        </w:rPr>
        <w:t xml:space="preserve">Petr Hruby, Timothy Duff, Anton Leykin, Tomas </w:t>
      </w:r>
      <w:proofErr w:type="spellStart"/>
      <w:r w:rsidR="004570DF" w:rsidRPr="004570DF">
        <w:rPr>
          <w:rFonts w:eastAsia="新細明體"/>
          <w:lang w:eastAsia="zh-TW"/>
        </w:rPr>
        <w:t>Pajdla</w:t>
      </w:r>
      <w:proofErr w:type="spellEnd"/>
      <w:r w:rsidR="004570DF" w:rsidRPr="004570DF">
        <w:rPr>
          <w:rFonts w:eastAsia="新細明體"/>
          <w:lang w:eastAsia="zh-TW"/>
        </w:rPr>
        <w:t>; Proceedings of the IEEE/CVF Conference on Computer Vision and Pattern Recognition (CVPR), 2022, pp. 5532-5542</w:t>
      </w:r>
      <w:r w:rsidR="004570DF">
        <w:rPr>
          <w:rFonts w:eastAsia="新細明體" w:hint="eastAsia"/>
          <w:lang w:eastAsia="zh-TW"/>
        </w:rPr>
        <w:t xml:space="preserve"> </w:t>
      </w:r>
      <w:r w:rsidR="004570DF">
        <w:rPr>
          <w:rFonts w:eastAsia="新細明體"/>
          <w:lang w:eastAsia="zh-TW"/>
        </w:rPr>
        <w:tab/>
      </w:r>
      <w:proofErr w:type="gramStart"/>
      <w:r w:rsidR="004570DF">
        <w:rPr>
          <w:rFonts w:eastAsia="新細明體" w:hint="eastAsia"/>
          <w:lang w:eastAsia="zh-TW"/>
        </w:rPr>
        <w:t>URL</w:t>
      </w:r>
      <w:r w:rsidR="00D1199D">
        <w:rPr>
          <w:rFonts w:eastAsia="新細明體" w:hint="eastAsia"/>
          <w:lang w:eastAsia="zh-TW"/>
        </w:rPr>
        <w:t>:</w:t>
      </w:r>
      <w:r w:rsidR="00D1199D" w:rsidRPr="00D1199D">
        <w:rPr>
          <w:rFonts w:eastAsia="新細明體"/>
          <w:lang w:eastAsia="zh-TW"/>
        </w:rPr>
        <w:t>https://openaccess.thecvf.com/content/CVPR2022/html/Hruby_Learning_To_Solve_Hard_Minimal_Problems_CVPR_2022_paper.html</w:t>
      </w:r>
      <w:proofErr w:type="gramEnd"/>
    </w:p>
    <w:p w14:paraId="63E53766" w14:textId="30992844" w:rsidR="00D1199D" w:rsidRDefault="00C643D7" w:rsidP="0024328E">
      <w:pPr>
        <w:pStyle w:val="ad"/>
        <w:numPr>
          <w:ilvl w:val="0"/>
          <w:numId w:val="31"/>
        </w:numPr>
        <w:ind w:leftChars="0"/>
        <w:rPr>
          <w:rFonts w:eastAsia="新細明體"/>
          <w:lang w:eastAsia="zh-TW"/>
        </w:rPr>
      </w:pPr>
      <w:r w:rsidRPr="00C643D7">
        <w:rPr>
          <w:rFonts w:eastAsia="新細明體"/>
          <w:lang w:eastAsia="zh-TW"/>
        </w:rPr>
        <w:t xml:space="preserve">Aaron </w:t>
      </w:r>
      <w:proofErr w:type="spellStart"/>
      <w:r w:rsidRPr="00C643D7">
        <w:rPr>
          <w:rFonts w:eastAsia="新細明體"/>
          <w:lang w:eastAsia="zh-TW"/>
        </w:rPr>
        <w:t>Defazio</w:t>
      </w:r>
      <w:proofErr w:type="spellEnd"/>
      <w:r w:rsidRPr="00C643D7">
        <w:rPr>
          <w:rFonts w:eastAsia="新細明體"/>
          <w:lang w:eastAsia="zh-TW"/>
        </w:rPr>
        <w:t>, Konstantin Mishchenko Proceedings of the 40th International Conference on Machine Learning, PMLR 202:7449-7479, 2023.</w:t>
      </w:r>
      <w:r>
        <w:rPr>
          <w:rFonts w:eastAsia="新細明體"/>
          <w:lang w:eastAsia="zh-TW"/>
        </w:rPr>
        <w:br/>
      </w:r>
      <w:r>
        <w:rPr>
          <w:rFonts w:eastAsia="新細明體" w:hint="eastAsia"/>
          <w:lang w:eastAsia="zh-TW"/>
        </w:rPr>
        <w:t xml:space="preserve"> </w:t>
      </w:r>
      <w:r>
        <w:rPr>
          <w:rFonts w:eastAsia="新細明體"/>
          <w:lang w:eastAsia="zh-TW"/>
        </w:rPr>
        <w:tab/>
      </w:r>
      <w:r>
        <w:rPr>
          <w:rFonts w:eastAsia="新細明體" w:hint="eastAsia"/>
          <w:lang w:eastAsia="zh-TW"/>
        </w:rPr>
        <w:t>URL:</w:t>
      </w:r>
      <w:r w:rsidR="002E4DE8" w:rsidRPr="002E4DE8">
        <w:t xml:space="preserve"> </w:t>
      </w:r>
      <w:r w:rsidR="002E4DE8" w:rsidRPr="002E4DE8">
        <w:rPr>
          <w:rFonts w:eastAsia="新細明體"/>
          <w:lang w:eastAsia="zh-TW"/>
        </w:rPr>
        <w:t>https://proceedings.mlr.press/v202/defazio23a</w:t>
      </w:r>
    </w:p>
    <w:p w14:paraId="1843CFD8" w14:textId="5BA7280D" w:rsidR="00053646" w:rsidRPr="00053646" w:rsidRDefault="00053646" w:rsidP="0024328E">
      <w:pPr>
        <w:pStyle w:val="ad"/>
        <w:numPr>
          <w:ilvl w:val="0"/>
          <w:numId w:val="31"/>
        </w:numPr>
        <w:ind w:leftChars="0"/>
        <w:rPr>
          <w:rFonts w:eastAsia="新細明體"/>
          <w:lang w:eastAsia="zh-TW"/>
        </w:rPr>
      </w:pPr>
      <w:r w:rsidRPr="00053646">
        <w:rPr>
          <w:rFonts w:eastAsia="新細明體"/>
          <w:lang w:eastAsia="zh-TW"/>
        </w:rPr>
        <w:t xml:space="preserve">Barry Brown, Mathias Broth, Erik </w:t>
      </w:r>
      <w:proofErr w:type="spellStart"/>
      <w:r w:rsidRPr="00053646">
        <w:rPr>
          <w:rFonts w:eastAsia="新細明體"/>
          <w:lang w:eastAsia="zh-TW"/>
        </w:rPr>
        <w:t>Vinkhuyzen</w:t>
      </w:r>
      <w:proofErr w:type="spellEnd"/>
      <w:r>
        <w:rPr>
          <w:rFonts w:eastAsia="新細明體" w:hint="eastAsia"/>
          <w:lang w:eastAsia="zh-TW"/>
        </w:rPr>
        <w:t>,</w:t>
      </w:r>
      <w:r w:rsidRPr="00053646">
        <w:rPr>
          <w:rFonts w:eastAsia="新細明體"/>
          <w:lang w:eastAsia="zh-TW"/>
        </w:rPr>
        <w:t xml:space="preserve"> CHI '23: Proceedings of the 2023 CHI Conference on Human Factors in Computing Systems Article No.: 12, Pages 1 </w:t>
      </w:r>
      <w:r>
        <w:rPr>
          <w:rFonts w:eastAsia="新細明體"/>
          <w:lang w:eastAsia="zh-TW"/>
        </w:rPr>
        <w:t>–</w:t>
      </w:r>
      <w:r w:rsidRPr="00053646">
        <w:rPr>
          <w:rFonts w:eastAsia="新細明體"/>
          <w:lang w:eastAsia="zh-TW"/>
        </w:rPr>
        <w:t xml:space="preserve"> 14</w:t>
      </w:r>
      <w:r>
        <w:rPr>
          <w:rFonts w:eastAsia="新細明體" w:hint="eastAsia"/>
          <w:lang w:eastAsia="zh-TW"/>
        </w:rPr>
        <w:t>,</w:t>
      </w:r>
      <w:r w:rsidRPr="00053646">
        <w:rPr>
          <w:rFonts w:eastAsia="新細明體"/>
          <w:lang w:eastAsia="zh-TW"/>
        </w:rPr>
        <w:t xml:space="preserve"> 19 April 2023 Publication History</w:t>
      </w:r>
      <w:r>
        <w:rPr>
          <w:rFonts w:eastAsia="新細明體"/>
          <w:lang w:eastAsia="zh-TW"/>
        </w:rPr>
        <w:br/>
      </w:r>
      <w:r>
        <w:rPr>
          <w:rFonts w:eastAsia="新細明體" w:hint="eastAsia"/>
          <w:lang w:eastAsia="zh-TW"/>
        </w:rPr>
        <w:t xml:space="preserve"> </w:t>
      </w:r>
      <w:r>
        <w:rPr>
          <w:rFonts w:eastAsia="新細明體"/>
          <w:lang w:eastAsia="zh-TW"/>
        </w:rPr>
        <w:tab/>
      </w:r>
      <w:r>
        <w:rPr>
          <w:rFonts w:eastAsia="新細明體" w:hint="eastAsia"/>
          <w:lang w:eastAsia="zh-TW"/>
        </w:rPr>
        <w:t>URL:</w:t>
      </w:r>
      <w:r w:rsidR="00FA009C" w:rsidRPr="00FA009C">
        <w:t xml:space="preserve"> </w:t>
      </w:r>
      <w:r w:rsidR="00FA009C" w:rsidRPr="00FA009C">
        <w:rPr>
          <w:rFonts w:eastAsia="新細明體"/>
          <w:lang w:eastAsia="zh-TW"/>
        </w:rPr>
        <w:t>https://dl.acm.org/doi/full/10.1145/3544548.3581045</w:t>
      </w:r>
    </w:p>
    <w:p w14:paraId="45A9885C" w14:textId="786778A1" w:rsidR="00053646" w:rsidRPr="00053646" w:rsidRDefault="193B94A9" w:rsidP="0024328E">
      <w:pPr>
        <w:pStyle w:val="ad"/>
        <w:numPr>
          <w:ilvl w:val="0"/>
          <w:numId w:val="31"/>
        </w:numPr>
        <w:ind w:leftChars="0"/>
        <w:rPr>
          <w:rFonts w:eastAsia="新細明體"/>
          <w:lang w:eastAsia="zh-TW"/>
        </w:rPr>
      </w:pPr>
      <w:r w:rsidRPr="193B94A9">
        <w:rPr>
          <w:rFonts w:eastAsia="新細明體"/>
          <w:lang w:eastAsia="zh-TW"/>
        </w:rPr>
        <w:t xml:space="preserve">ImageNet classification with deep convolutional neural networks | Communications of the ACM  </w:t>
      </w:r>
    </w:p>
    <w:p w14:paraId="37C00400" w14:textId="77777777" w:rsidR="00BC5EE4" w:rsidRPr="00BC5EE4" w:rsidRDefault="00BC5EE4" w:rsidP="00BC5EE4">
      <w:pPr>
        <w:pStyle w:val="ad"/>
        <w:numPr>
          <w:ilvl w:val="0"/>
          <w:numId w:val="31"/>
        </w:numPr>
        <w:ind w:leftChars="0"/>
        <w:rPr>
          <w:rFonts w:eastAsia="新細明體"/>
          <w:lang w:eastAsia="zh-TW"/>
        </w:rPr>
      </w:pPr>
      <w:r w:rsidRPr="00BC5EE4">
        <w:rPr>
          <w:rFonts w:eastAsia="新細明體"/>
          <w:lang w:eastAsia="zh-TW"/>
        </w:rPr>
        <w:t xml:space="preserve">Yin </w:t>
      </w:r>
      <w:proofErr w:type="spellStart"/>
      <w:proofErr w:type="gramStart"/>
      <w:r w:rsidRPr="00BC5EE4">
        <w:rPr>
          <w:rFonts w:eastAsia="新細明體"/>
          <w:lang w:eastAsia="zh-TW"/>
        </w:rPr>
        <w:t>lizi:Research</w:t>
      </w:r>
      <w:proofErr w:type="spellEnd"/>
      <w:proofErr w:type="gramEnd"/>
      <w:r w:rsidRPr="00BC5EE4">
        <w:rPr>
          <w:rFonts w:eastAsia="新細明體"/>
          <w:lang w:eastAsia="zh-TW"/>
        </w:rPr>
        <w:t xml:space="preserve"> on the stability of neural networks based on dynamic models. 2011 </w:t>
      </w:r>
    </w:p>
    <w:p w14:paraId="0C2B49E5" w14:textId="5C6657E1" w:rsidR="00053646" w:rsidRPr="00053646" w:rsidRDefault="00BC5EE4" w:rsidP="00BC5EE4">
      <w:pPr>
        <w:pStyle w:val="ad"/>
        <w:ind w:leftChars="0"/>
        <w:rPr>
          <w:rFonts w:eastAsia="新細明體"/>
          <w:lang w:eastAsia="zh-TW"/>
        </w:rPr>
      </w:pPr>
      <w:r w:rsidRPr="00BC5EE4">
        <w:rPr>
          <w:rFonts w:eastAsia="新細明體"/>
          <w:lang w:eastAsia="zh-TW"/>
        </w:rPr>
        <w:t>URL: https://lib.hust.edu.cn/asset/detail/0/20428195168</w:t>
      </w:r>
    </w:p>
    <w:p w14:paraId="5B590A0B" w14:textId="77777777" w:rsidR="00BC5EE4" w:rsidRPr="00BC5EE4" w:rsidRDefault="00BC5EE4" w:rsidP="00BC5EE4">
      <w:pPr>
        <w:pStyle w:val="ad"/>
        <w:numPr>
          <w:ilvl w:val="0"/>
          <w:numId w:val="31"/>
        </w:numPr>
        <w:ind w:leftChars="0"/>
        <w:rPr>
          <w:rFonts w:eastAsia="新細明體"/>
          <w:lang w:eastAsia="zh-TW"/>
        </w:rPr>
      </w:pPr>
      <w:r w:rsidRPr="00BC5EE4">
        <w:rPr>
          <w:rFonts w:eastAsia="新細明體"/>
          <w:lang w:eastAsia="zh-TW"/>
        </w:rPr>
        <w:t xml:space="preserve">CICIR Artificial Intelligence and National Security </w:t>
      </w:r>
      <w:proofErr w:type="spellStart"/>
      <w:r w:rsidRPr="00BC5EE4">
        <w:rPr>
          <w:rFonts w:eastAsia="新細明體"/>
          <w:lang w:eastAsia="zh-TW"/>
        </w:rPr>
        <w:t>Taskforce;Li</w:t>
      </w:r>
      <w:proofErr w:type="spellEnd"/>
      <w:r w:rsidRPr="00BC5EE4">
        <w:rPr>
          <w:rFonts w:eastAsia="新細明體"/>
          <w:lang w:eastAsia="zh-TW"/>
        </w:rPr>
        <w:t xml:space="preserve"> Yan</w:t>
      </w:r>
      <w:r w:rsidRPr="00BC5EE4">
        <w:rPr>
          <w:rFonts w:eastAsia="新細明體"/>
          <w:lang w:eastAsia="zh-TW"/>
        </w:rPr>
        <w:t>：</w:t>
      </w:r>
      <w:r w:rsidRPr="00BC5EE4">
        <w:rPr>
          <w:rFonts w:eastAsia="新細明體"/>
          <w:lang w:eastAsia="zh-TW"/>
        </w:rPr>
        <w:t>A New Age of Artificial Intelligence Has Arrived.2024-34-2</w:t>
      </w:r>
    </w:p>
    <w:p w14:paraId="1C18EBAB" w14:textId="01E339F7" w:rsidR="00D1199D" w:rsidRDefault="00BC5EE4" w:rsidP="00BC5EE4">
      <w:pPr>
        <w:pStyle w:val="ad"/>
        <w:ind w:leftChars="0"/>
        <w:rPr>
          <w:rFonts w:eastAsia="新細明體"/>
          <w:lang w:eastAsia="zh-TW"/>
        </w:rPr>
      </w:pPr>
      <w:r w:rsidRPr="00BC5EE4">
        <w:rPr>
          <w:rFonts w:eastAsia="新細明體"/>
          <w:lang w:eastAsia="zh-TW"/>
        </w:rPr>
        <w:lastRenderedPageBreak/>
        <w:t>URL: https://lib.hust.edu.cn/asset/detail/0/2031308749089</w:t>
      </w:r>
    </w:p>
    <w:p w14:paraId="0953BAEB" w14:textId="77777777" w:rsidR="00BC5EE4" w:rsidRPr="00BC5EE4" w:rsidRDefault="00BC5EE4" w:rsidP="00BC5EE4">
      <w:pPr>
        <w:pStyle w:val="ad"/>
        <w:numPr>
          <w:ilvl w:val="0"/>
          <w:numId w:val="31"/>
        </w:numPr>
        <w:ind w:leftChars="0"/>
        <w:rPr>
          <w:rFonts w:eastAsia="新細明體"/>
          <w:lang w:eastAsia="zh-TW"/>
        </w:rPr>
      </w:pPr>
      <w:r w:rsidRPr="00BC5EE4">
        <w:rPr>
          <w:rFonts w:eastAsia="新細明體"/>
          <w:lang w:eastAsia="zh-TW"/>
        </w:rPr>
        <w:t xml:space="preserve">CCID Think Tank Artificial Intelligence Industry Situation Analysis Research </w:t>
      </w:r>
      <w:proofErr w:type="spellStart"/>
      <w:proofErr w:type="gramStart"/>
      <w:r w:rsidRPr="00BC5EE4">
        <w:rPr>
          <w:rFonts w:eastAsia="新細明體"/>
          <w:lang w:eastAsia="zh-TW"/>
        </w:rPr>
        <w:t>Group:Outlook</w:t>
      </w:r>
      <w:proofErr w:type="spellEnd"/>
      <w:proofErr w:type="gramEnd"/>
      <w:r w:rsidRPr="00BC5EE4">
        <w:rPr>
          <w:rFonts w:eastAsia="新細明體"/>
          <w:lang w:eastAsia="zh-TW"/>
        </w:rPr>
        <w:t xml:space="preserve"> of China's artificial intelligence industry in 2024.2024-2</w:t>
      </w:r>
    </w:p>
    <w:p w14:paraId="5D9E1D59" w14:textId="6C368443" w:rsidR="00D1199D" w:rsidRDefault="00BC5EE4" w:rsidP="00BC5EE4">
      <w:pPr>
        <w:pStyle w:val="ad"/>
        <w:ind w:leftChars="0"/>
        <w:rPr>
          <w:rFonts w:eastAsia="新細明體"/>
          <w:lang w:eastAsia="zh-TW"/>
        </w:rPr>
      </w:pPr>
      <w:r w:rsidRPr="00BC5EE4">
        <w:rPr>
          <w:rFonts w:eastAsia="新細明體"/>
          <w:lang w:eastAsia="zh-TW"/>
        </w:rPr>
        <w:t>URL: https://lib.hust.edu.cn/asset/detail/0/2031265775440</w:t>
      </w:r>
    </w:p>
    <w:p w14:paraId="2C1B7C49" w14:textId="620CDC2D" w:rsidR="00BC5EE4" w:rsidRPr="00BC5EE4" w:rsidRDefault="00BC5EE4" w:rsidP="00BC5EE4">
      <w:pPr>
        <w:pStyle w:val="ad"/>
        <w:numPr>
          <w:ilvl w:val="0"/>
          <w:numId w:val="31"/>
        </w:numPr>
        <w:ind w:leftChars="0"/>
        <w:rPr>
          <w:rFonts w:eastAsia="新細明體"/>
          <w:lang w:eastAsia="zh-TW"/>
        </w:rPr>
      </w:pPr>
      <w:r w:rsidRPr="00BC5EE4">
        <w:rPr>
          <w:rFonts w:eastAsia="新細明體"/>
          <w:lang w:eastAsia="zh-TW"/>
        </w:rPr>
        <w:t xml:space="preserve">Tan </w:t>
      </w:r>
      <w:proofErr w:type="spellStart"/>
      <w:proofErr w:type="gramStart"/>
      <w:r w:rsidRPr="00BC5EE4">
        <w:rPr>
          <w:rFonts w:eastAsia="新細明體"/>
          <w:lang w:eastAsia="zh-TW"/>
        </w:rPr>
        <w:t>tieniu:The</w:t>
      </w:r>
      <w:proofErr w:type="spellEnd"/>
      <w:proofErr w:type="gramEnd"/>
      <w:r w:rsidRPr="00BC5EE4">
        <w:rPr>
          <w:rFonts w:eastAsia="新細明體"/>
          <w:lang w:eastAsia="zh-TW"/>
        </w:rPr>
        <w:t xml:space="preserve"> history, current situation and future of artificial intelligence. 18th </w:t>
      </w:r>
      <w:proofErr w:type="spellStart"/>
      <w:r w:rsidRPr="00BC5EE4">
        <w:rPr>
          <w:rFonts w:eastAsia="新細明體"/>
          <w:lang w:eastAsia="zh-TW"/>
        </w:rPr>
        <w:t>Februry</w:t>
      </w:r>
      <w:proofErr w:type="spellEnd"/>
      <w:r w:rsidRPr="00BC5EE4">
        <w:rPr>
          <w:rFonts w:eastAsia="新細明體"/>
          <w:lang w:eastAsia="zh-TW"/>
        </w:rPr>
        <w:t xml:space="preserve"> 2019</w:t>
      </w:r>
    </w:p>
    <w:p w14:paraId="7E9CB012" w14:textId="357BB41E" w:rsidR="00D1199D" w:rsidRDefault="00BC5EE4" w:rsidP="00BC5EE4">
      <w:pPr>
        <w:pStyle w:val="ad"/>
        <w:ind w:leftChars="0"/>
        <w:rPr>
          <w:rFonts w:eastAsia="新細明體"/>
          <w:lang w:eastAsia="zh-TW"/>
        </w:rPr>
      </w:pPr>
      <w:proofErr w:type="gramStart"/>
      <w:r w:rsidRPr="00BC5EE4">
        <w:rPr>
          <w:rFonts w:eastAsia="新細明體"/>
          <w:lang w:eastAsia="zh-TW"/>
        </w:rPr>
        <w:t>URL:https://www.cas.cn/zjs/201902/t20190218_4679625.shtml</w:t>
      </w:r>
      <w:proofErr w:type="gramEnd"/>
    </w:p>
    <w:p w14:paraId="0CCCAEF5" w14:textId="573471B1" w:rsidR="00D1199D" w:rsidRPr="00D1199D" w:rsidRDefault="00D1199D" w:rsidP="00BC5EE4">
      <w:pPr>
        <w:pStyle w:val="ad"/>
        <w:ind w:leftChars="0"/>
        <w:rPr>
          <w:rFonts w:eastAsia="新細明體"/>
          <w:lang w:eastAsia="zh-TW"/>
        </w:rPr>
      </w:pPr>
    </w:p>
    <w:p w14:paraId="6230391A" w14:textId="77777777" w:rsidR="00E325DB" w:rsidRDefault="00E325DB" w:rsidP="00E325DB">
      <w:pPr>
        <w:rPr>
          <w:rFonts w:eastAsia="新細明體"/>
          <w:lang w:eastAsia="zh-TW"/>
        </w:rPr>
      </w:pPr>
    </w:p>
    <w:p w14:paraId="278F8E23" w14:textId="77777777" w:rsidR="00E325DB" w:rsidRPr="00E325DB" w:rsidRDefault="00E325DB" w:rsidP="00E325DB">
      <w:pPr>
        <w:rPr>
          <w:rFonts w:eastAsia="新細明體"/>
          <w:lang w:eastAsia="zh-TW"/>
        </w:rPr>
      </w:pPr>
    </w:p>
    <w:p w14:paraId="5FFD0D42" w14:textId="120E07A6" w:rsidR="00E325DB" w:rsidRPr="00E325DB" w:rsidRDefault="002A34B9" w:rsidP="0024328E">
      <w:pPr>
        <w:pStyle w:val="ab"/>
        <w:numPr>
          <w:ilvl w:val="0"/>
          <w:numId w:val="29"/>
        </w:numPr>
        <w:rPr>
          <w:lang w:eastAsia="zh-TW"/>
        </w:rPr>
      </w:pPr>
      <w:r>
        <w:rPr>
          <w:lang w:eastAsia="zh-TW"/>
        </w:rPr>
        <w:t>W</w:t>
      </w:r>
      <w:r w:rsidR="00E325DB">
        <w:rPr>
          <w:rFonts w:hint="eastAsia"/>
          <w:lang w:eastAsia="zh-TW"/>
        </w:rPr>
        <w:t>ebsite</w:t>
      </w:r>
    </w:p>
    <w:p w14:paraId="25BEC8CD" w14:textId="62E0DBA0" w:rsidR="002A34B9" w:rsidRDefault="00BA7B26" w:rsidP="0024328E">
      <w:pPr>
        <w:pStyle w:val="ad"/>
        <w:numPr>
          <w:ilvl w:val="0"/>
          <w:numId w:val="32"/>
        </w:numPr>
        <w:ind w:leftChars="0"/>
        <w:rPr>
          <w:rFonts w:eastAsia="新細明體"/>
          <w:lang w:eastAsia="zh-TW"/>
        </w:rPr>
      </w:pPr>
      <w:r w:rsidRPr="00BA7B26">
        <w:rPr>
          <w:rFonts w:eastAsia="新細明體"/>
          <w:lang w:eastAsia="zh-TW"/>
        </w:rPr>
        <w:t>https://www.coursera.org/articles/computer-science-fields</w:t>
      </w:r>
    </w:p>
    <w:p w14:paraId="182B12DE" w14:textId="53DF8C52" w:rsidR="002243A2" w:rsidRDefault="00557B26" w:rsidP="0024328E">
      <w:pPr>
        <w:pStyle w:val="ad"/>
        <w:numPr>
          <w:ilvl w:val="0"/>
          <w:numId w:val="32"/>
        </w:numPr>
        <w:ind w:leftChars="0"/>
        <w:rPr>
          <w:rFonts w:eastAsia="新細明體"/>
          <w:lang w:eastAsia="zh-TW"/>
        </w:rPr>
      </w:pPr>
      <w:r w:rsidRPr="00557B26">
        <w:rPr>
          <w:rFonts w:eastAsia="新細明體"/>
          <w:lang w:eastAsia="zh-TW"/>
        </w:rPr>
        <w:t>https://viso.ai/deep-learning/ai-software/</w:t>
      </w:r>
    </w:p>
    <w:p w14:paraId="4DD24F94" w14:textId="4D23DAAD" w:rsidR="002243A2" w:rsidRDefault="00557B26" w:rsidP="0024328E">
      <w:pPr>
        <w:pStyle w:val="ad"/>
        <w:numPr>
          <w:ilvl w:val="0"/>
          <w:numId w:val="32"/>
        </w:numPr>
        <w:ind w:leftChars="0"/>
        <w:rPr>
          <w:rFonts w:eastAsia="新細明體"/>
          <w:lang w:eastAsia="zh-TW"/>
        </w:rPr>
      </w:pPr>
      <w:r w:rsidRPr="00557B26">
        <w:rPr>
          <w:rFonts w:eastAsia="新細明體"/>
          <w:lang w:eastAsia="zh-TW"/>
        </w:rPr>
        <w:t>https://www.geeksforgeeks.org/real-time-application-of-data-structures/</w:t>
      </w:r>
    </w:p>
    <w:p w14:paraId="4AF1B162" w14:textId="5BF1D557" w:rsidR="002243A2" w:rsidRDefault="00D558A1" w:rsidP="0024328E">
      <w:pPr>
        <w:pStyle w:val="ad"/>
        <w:numPr>
          <w:ilvl w:val="0"/>
          <w:numId w:val="32"/>
        </w:numPr>
        <w:ind w:leftChars="0"/>
        <w:rPr>
          <w:rFonts w:eastAsia="新細明體"/>
          <w:lang w:eastAsia="zh-TW"/>
        </w:rPr>
      </w:pPr>
      <w:r w:rsidRPr="00D558A1">
        <w:rPr>
          <w:rFonts w:eastAsia="新細明體"/>
        </w:rPr>
        <w:t>https://aws.amazon.com/cn/what-is/computer-networking/</w:t>
      </w:r>
    </w:p>
    <w:p w14:paraId="2350366B" w14:textId="4770BC18" w:rsidR="002243A2" w:rsidRDefault="00D558A1" w:rsidP="0024328E">
      <w:pPr>
        <w:pStyle w:val="ad"/>
        <w:numPr>
          <w:ilvl w:val="0"/>
          <w:numId w:val="32"/>
        </w:numPr>
        <w:ind w:leftChars="0"/>
        <w:rPr>
          <w:rFonts w:eastAsia="新細明體"/>
          <w:lang w:eastAsia="zh-TW"/>
        </w:rPr>
      </w:pPr>
      <w:r w:rsidRPr="00D558A1">
        <w:rPr>
          <w:rFonts w:eastAsia="新細明體"/>
          <w:lang w:eastAsia="zh-TW"/>
        </w:rPr>
        <w:t>https://www.oracle.com/database/products-a-z/</w:t>
      </w:r>
    </w:p>
    <w:p w14:paraId="327835C4" w14:textId="25702EAB" w:rsidR="00D558A1" w:rsidRPr="002243A2" w:rsidRDefault="6CF834F6" w:rsidP="0024328E">
      <w:pPr>
        <w:pStyle w:val="ad"/>
        <w:numPr>
          <w:ilvl w:val="0"/>
          <w:numId w:val="32"/>
        </w:numPr>
        <w:ind w:leftChars="0"/>
        <w:rPr>
          <w:rFonts w:ascii="DengXian" w:eastAsia="DengXian" w:hAnsi="DengXian" w:cs="DengXian"/>
          <w:lang w:eastAsia="zh-TW"/>
        </w:rPr>
      </w:pPr>
      <w:r w:rsidRPr="6CF834F6">
        <w:rPr>
          <w:rFonts w:ascii="Segoe UI" w:eastAsia="Segoe UI" w:hAnsi="Segoe UI" w:cs="Segoe UI"/>
          <w:color w:val="000000" w:themeColor="text1"/>
          <w:sz w:val="18"/>
          <w:szCs w:val="18"/>
        </w:rPr>
        <w:t>https://www.maigoo.com/top/428121.html</w:t>
      </w:r>
    </w:p>
    <w:p w14:paraId="50534104" w14:textId="54553EBA" w:rsidR="00D558A1" w:rsidRPr="002243A2" w:rsidRDefault="6CF834F6" w:rsidP="0024328E">
      <w:pPr>
        <w:pStyle w:val="ad"/>
        <w:numPr>
          <w:ilvl w:val="0"/>
          <w:numId w:val="32"/>
        </w:numPr>
        <w:ind w:leftChars="0"/>
        <w:rPr>
          <w:rFonts w:ascii="DengXian" w:eastAsia="DengXian" w:hAnsi="DengXian" w:cs="DengXian"/>
          <w:lang w:eastAsia="zh-TW"/>
        </w:rPr>
      </w:pPr>
      <w:r w:rsidRPr="6CF834F6">
        <w:rPr>
          <w:rFonts w:ascii="Segoe UI" w:eastAsia="Segoe UI" w:hAnsi="Segoe UI" w:cs="Segoe UI"/>
          <w:color w:val="000000" w:themeColor="text1"/>
          <w:sz w:val="18"/>
          <w:szCs w:val="18"/>
        </w:rPr>
        <w:t>https://www.maigoo.com/top/428122.html</w:t>
      </w:r>
    </w:p>
    <w:p w14:paraId="73D5A178" w14:textId="24A1E9C9" w:rsidR="00D558A1" w:rsidRPr="002243A2" w:rsidRDefault="6CF834F6" w:rsidP="0024328E">
      <w:pPr>
        <w:pStyle w:val="ad"/>
        <w:numPr>
          <w:ilvl w:val="0"/>
          <w:numId w:val="32"/>
        </w:numPr>
        <w:ind w:leftChars="0"/>
        <w:rPr>
          <w:rFonts w:ascii="新細明體" w:eastAsia="新細明體" w:hAnsi="新細明體" w:cs="新細明體"/>
          <w:lang w:eastAsia="zh-TW"/>
        </w:rPr>
      </w:pPr>
      <w:r w:rsidRPr="6CF834F6">
        <w:rPr>
          <w:rFonts w:ascii="Segoe UI" w:eastAsia="Segoe UI" w:hAnsi="Segoe UI" w:cs="Segoe UI"/>
          <w:color w:val="000000" w:themeColor="text1"/>
          <w:sz w:val="18"/>
          <w:szCs w:val="18"/>
        </w:rPr>
        <w:t>ttps://navi.cnki.net/knavi/journals/JSJA/detail?uniplatform=NZKPT</w:t>
      </w:r>
    </w:p>
    <w:p w14:paraId="4E90C2E6" w14:textId="572EE1FF" w:rsidR="00D558A1" w:rsidRPr="002243A2" w:rsidRDefault="6CF834F6" w:rsidP="0024328E">
      <w:pPr>
        <w:pStyle w:val="ad"/>
        <w:numPr>
          <w:ilvl w:val="0"/>
          <w:numId w:val="32"/>
        </w:numPr>
        <w:ind w:leftChars="0"/>
        <w:rPr>
          <w:rFonts w:ascii="新細明體" w:eastAsia="新細明體" w:hAnsi="新細明體" w:cs="新細明體"/>
          <w:lang w:eastAsia="zh-TW"/>
        </w:rPr>
      </w:pPr>
      <w:r w:rsidRPr="6CF834F6">
        <w:rPr>
          <w:rFonts w:ascii="Segoe UI" w:eastAsia="Segoe UI" w:hAnsi="Segoe UI" w:cs="Segoe UI"/>
          <w:color w:val="000000" w:themeColor="text1"/>
          <w:sz w:val="18"/>
          <w:szCs w:val="18"/>
        </w:rPr>
        <w:t>https://navi.cnki.net/knavi/journals/JSJX/detail?uniplatform=NZKPT</w:t>
      </w:r>
    </w:p>
    <w:p w14:paraId="2A53942F" w14:textId="103DD42A" w:rsidR="00D558A1" w:rsidRPr="002243A2" w:rsidRDefault="6CF834F6" w:rsidP="0024328E">
      <w:pPr>
        <w:pStyle w:val="ad"/>
        <w:numPr>
          <w:ilvl w:val="0"/>
          <w:numId w:val="32"/>
        </w:numPr>
        <w:ind w:leftChars="0"/>
        <w:rPr>
          <w:rFonts w:ascii="新細明體" w:eastAsia="新細明體" w:hAnsi="新細明體" w:cs="新細明體"/>
          <w:lang w:eastAsia="zh-TW"/>
        </w:rPr>
      </w:pPr>
      <w:r w:rsidRPr="6CF834F6">
        <w:rPr>
          <w:rFonts w:ascii="Segoe UI" w:eastAsia="Segoe UI" w:hAnsi="Segoe UI" w:cs="Segoe UI"/>
          <w:color w:val="000000" w:themeColor="text1"/>
          <w:sz w:val="18"/>
          <w:szCs w:val="18"/>
        </w:rPr>
        <w:t>http://cjc.ict.ac.cn/index.htm</w:t>
      </w:r>
    </w:p>
    <w:p w14:paraId="1A9A5E6F" w14:textId="108CCBD5" w:rsidR="00D558A1" w:rsidRPr="002243A2" w:rsidRDefault="6CF834F6" w:rsidP="0024328E">
      <w:pPr>
        <w:pStyle w:val="ad"/>
        <w:numPr>
          <w:ilvl w:val="0"/>
          <w:numId w:val="32"/>
        </w:numPr>
        <w:ind w:leftChars="0"/>
        <w:rPr>
          <w:rFonts w:ascii="新細明體" w:eastAsia="新細明體" w:hAnsi="新細明體" w:cs="新細明體"/>
          <w:lang w:eastAsia="zh-TW"/>
        </w:rPr>
      </w:pPr>
      <w:r w:rsidRPr="6CF834F6">
        <w:rPr>
          <w:rFonts w:ascii="Segoe UI" w:eastAsia="Segoe UI" w:hAnsi="Segoe UI" w:cs="Segoe UI"/>
          <w:sz w:val="18"/>
          <w:szCs w:val="18"/>
        </w:rPr>
        <w:t>https://www.jsjkx.com/CN/column/column1.shtml</w:t>
      </w:r>
    </w:p>
    <w:p w14:paraId="7739B705" w14:textId="113650F6" w:rsidR="00D558A1" w:rsidRPr="002243A2" w:rsidRDefault="6CF834F6" w:rsidP="0024328E">
      <w:pPr>
        <w:pStyle w:val="ad"/>
        <w:numPr>
          <w:ilvl w:val="0"/>
          <w:numId w:val="32"/>
        </w:numPr>
        <w:ind w:leftChars="0"/>
        <w:rPr>
          <w:rFonts w:ascii="Segoe UI" w:eastAsia="Segoe UI" w:hAnsi="Segoe UI" w:cs="Segoe UI"/>
          <w:sz w:val="18"/>
          <w:szCs w:val="18"/>
          <w:lang w:eastAsia="zh-TW"/>
        </w:rPr>
      </w:pPr>
      <w:r w:rsidRPr="6CF834F6">
        <w:rPr>
          <w:rFonts w:ascii="Segoe UI" w:eastAsia="Segoe UI" w:hAnsi="Segoe UI" w:cs="Segoe UI"/>
          <w:color w:val="000000" w:themeColor="text1"/>
          <w:sz w:val="18"/>
          <w:szCs w:val="18"/>
        </w:rPr>
        <w:t>https://jcr.clarivate.com/jcr/browse-category-list</w:t>
      </w:r>
    </w:p>
    <w:p w14:paraId="59AA4C75" w14:textId="23DB711D" w:rsidR="00D558A1" w:rsidRPr="002243A2" w:rsidRDefault="02872BE2" w:rsidP="02872BE2">
      <w:pPr>
        <w:pStyle w:val="ad"/>
        <w:numPr>
          <w:ilvl w:val="0"/>
          <w:numId w:val="32"/>
        </w:numPr>
        <w:ind w:leftChars="0"/>
        <w:rPr>
          <w:rFonts w:eastAsia="新細明體"/>
          <w:lang w:eastAsia="zh-TW"/>
        </w:rPr>
      </w:pPr>
      <w:r w:rsidRPr="02872BE2">
        <w:rPr>
          <w:rFonts w:eastAsia="新細明體"/>
          <w:lang w:eastAsia="zh-TW"/>
        </w:rPr>
        <w:t xml:space="preserve">The Nobel Prize in Physics 2024 - Popular science background - NobelPrize.org  </w:t>
      </w:r>
    </w:p>
    <w:p w14:paraId="05AE71DE" w14:textId="627D1E72" w:rsidR="00D558A1" w:rsidRPr="002243A2" w:rsidRDefault="02872BE2" w:rsidP="0024328E">
      <w:pPr>
        <w:pStyle w:val="ad"/>
        <w:numPr>
          <w:ilvl w:val="0"/>
          <w:numId w:val="32"/>
        </w:numPr>
        <w:ind w:leftChars="0"/>
        <w:rPr>
          <w:rFonts w:eastAsia="新細明體"/>
          <w:lang w:eastAsia="zh-TW"/>
        </w:rPr>
      </w:pPr>
      <w:r w:rsidRPr="02872BE2">
        <w:rPr>
          <w:rFonts w:eastAsia="新細明體"/>
          <w:lang w:eastAsia="zh-TW"/>
        </w:rPr>
        <w:t xml:space="preserve">Press release: The Nobel Prize in Physics 2024 - NobelPrize.org  </w:t>
      </w:r>
    </w:p>
    <w:p w14:paraId="57E6F162" w14:textId="425BBD8C" w:rsidR="00D558A1" w:rsidRPr="002243A2" w:rsidRDefault="4019235F" w:rsidP="4019235F">
      <w:pPr>
        <w:pStyle w:val="ad"/>
        <w:numPr>
          <w:ilvl w:val="0"/>
          <w:numId w:val="32"/>
        </w:numPr>
        <w:ind w:leftChars="0"/>
        <w:rPr>
          <w:rFonts w:eastAsia="新細明體"/>
          <w:lang w:eastAsia="zh-TW"/>
        </w:rPr>
      </w:pPr>
      <w:r w:rsidRPr="4019235F">
        <w:rPr>
          <w:rFonts w:eastAsia="新細明體"/>
          <w:lang w:eastAsia="zh-TW"/>
        </w:rPr>
        <w:lastRenderedPageBreak/>
        <w:t xml:space="preserve">John </w:t>
      </w:r>
      <w:bookmarkStart w:id="12" w:name="_Int_AFmKQAqV"/>
      <w:r w:rsidRPr="4019235F">
        <w:rPr>
          <w:rFonts w:eastAsia="新細明體"/>
          <w:lang w:eastAsia="zh-TW"/>
        </w:rPr>
        <w:t xml:space="preserve">Hopfield – </w:t>
      </w:r>
      <w:bookmarkStart w:id="13" w:name="_Int_vZhsTW5G"/>
      <w:bookmarkEnd w:id="12"/>
      <w:r w:rsidRPr="4019235F">
        <w:rPr>
          <w:rFonts w:eastAsia="新細明體"/>
          <w:lang w:eastAsia="zh-TW"/>
        </w:rPr>
        <w:t xml:space="preserve">Facts – </w:t>
      </w:r>
      <w:bookmarkEnd w:id="13"/>
      <w:r w:rsidRPr="4019235F">
        <w:rPr>
          <w:rFonts w:eastAsia="新細明體"/>
          <w:lang w:eastAsia="zh-TW"/>
        </w:rPr>
        <w:t xml:space="preserve">2024 - NobelPrize.org  </w:t>
      </w:r>
    </w:p>
    <w:p w14:paraId="2B8699FF" w14:textId="68C12B01" w:rsidR="00D558A1" w:rsidRPr="002243A2" w:rsidRDefault="4019235F" w:rsidP="0024328E">
      <w:pPr>
        <w:pStyle w:val="ad"/>
        <w:numPr>
          <w:ilvl w:val="0"/>
          <w:numId w:val="32"/>
        </w:numPr>
        <w:ind w:leftChars="0"/>
        <w:rPr>
          <w:rFonts w:eastAsia="新細明體"/>
          <w:lang w:eastAsia="zh-TW"/>
        </w:rPr>
      </w:pPr>
      <w:r w:rsidRPr="4019235F">
        <w:rPr>
          <w:rFonts w:eastAsia="新細明體"/>
          <w:lang w:eastAsia="zh-TW"/>
        </w:rPr>
        <w:t xml:space="preserve">Geoffrey </w:t>
      </w:r>
      <w:bookmarkStart w:id="14" w:name="_Int_aVggGH8f"/>
      <w:r w:rsidRPr="4019235F">
        <w:rPr>
          <w:rFonts w:eastAsia="新細明體"/>
          <w:lang w:eastAsia="zh-TW"/>
        </w:rPr>
        <w:t xml:space="preserve">Hinton – </w:t>
      </w:r>
      <w:bookmarkStart w:id="15" w:name="_Int_rj11ufWe"/>
      <w:bookmarkEnd w:id="14"/>
      <w:r w:rsidRPr="4019235F">
        <w:rPr>
          <w:rFonts w:eastAsia="新細明體"/>
          <w:lang w:eastAsia="zh-TW"/>
        </w:rPr>
        <w:t xml:space="preserve">Facts – </w:t>
      </w:r>
      <w:bookmarkEnd w:id="15"/>
      <w:r w:rsidRPr="4019235F">
        <w:rPr>
          <w:rFonts w:eastAsia="新細明體"/>
          <w:lang w:eastAsia="zh-TW"/>
        </w:rPr>
        <w:t>2024 - NobelPrize.org</w:t>
      </w:r>
    </w:p>
    <w:p w14:paraId="05B79B90" w14:textId="660BA6BF" w:rsidR="002243A2" w:rsidRPr="002243A2" w:rsidRDefault="002243A2" w:rsidP="00BC5EE4">
      <w:pPr>
        <w:pStyle w:val="ad"/>
        <w:ind w:leftChars="0"/>
        <w:rPr>
          <w:rFonts w:eastAsia="新細明體" w:hint="eastAsia"/>
          <w:lang w:eastAsia="zh-TW"/>
        </w:rPr>
      </w:pPr>
    </w:p>
    <w:sectPr w:rsidR="002243A2" w:rsidRPr="002243A2" w:rsidSect="00384180">
      <w:footerReference w:type="default" r:id="rId25"/>
      <w:pgSz w:w="11906" w:h="16838"/>
      <w:pgMar w:top="1440" w:right="1440" w:bottom="1440" w:left="1440" w:header="720" w:footer="72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5FECAC" w14:textId="77777777" w:rsidR="00A73049" w:rsidRDefault="00A73049" w:rsidP="00C5502C">
      <w:pPr>
        <w:spacing w:after="0" w:line="240" w:lineRule="auto"/>
      </w:pPr>
      <w:r>
        <w:separator/>
      </w:r>
    </w:p>
  </w:endnote>
  <w:endnote w:type="continuationSeparator" w:id="0">
    <w:p w14:paraId="16F855A9" w14:textId="77777777" w:rsidR="00A73049" w:rsidRDefault="00A73049" w:rsidP="00C5502C">
      <w:pPr>
        <w:spacing w:after="0" w:line="240" w:lineRule="auto"/>
      </w:pPr>
      <w:r>
        <w:continuationSeparator/>
      </w:r>
    </w:p>
  </w:endnote>
  <w:endnote w:type="continuationNotice" w:id="1">
    <w:p w14:paraId="680B62C4" w14:textId="77777777" w:rsidR="00A73049" w:rsidRDefault="00A730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Microsoft Tai Le">
    <w:panose1 w:val="020B0502040204020203"/>
    <w:charset w:val="00"/>
    <w:family w:val="swiss"/>
    <w:pitch w:val="variable"/>
    <w:sig w:usb0="00000003" w:usb1="00000000" w:usb2="40000000" w:usb3="00000000" w:csb0="00000001" w:csb1="00000000"/>
  </w:font>
  <w:font w:name="Aptos">
    <w:charset w:val="00"/>
    <w:family w:val="swiss"/>
    <w:pitch w:val="variable"/>
    <w:sig w:usb0="20000287" w:usb1="00000003" w:usb2="00000000" w:usb3="00000000" w:csb0="0000019F" w:csb1="00000000"/>
  </w:font>
  <w:font w:name="Franklin Gothic">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1291374"/>
      <w:docPartObj>
        <w:docPartGallery w:val="Page Numbers (Bottom of Page)"/>
        <w:docPartUnique/>
      </w:docPartObj>
    </w:sdtPr>
    <w:sdtContent>
      <w:p w14:paraId="2F8575D2" w14:textId="53C0497F" w:rsidR="00384180" w:rsidRDefault="00384180">
        <w:pPr>
          <w:pStyle w:val="af2"/>
          <w:jc w:val="right"/>
        </w:pPr>
        <w:r>
          <w:fldChar w:fldCharType="begin"/>
        </w:r>
        <w:r>
          <w:instrText>PAGE   \* MERGEFORMAT</w:instrText>
        </w:r>
        <w:r>
          <w:fldChar w:fldCharType="separate"/>
        </w:r>
        <w:r>
          <w:rPr>
            <w:lang w:val="zh-CN"/>
          </w:rPr>
          <w:t>2</w:t>
        </w:r>
        <w:r>
          <w:fldChar w:fldCharType="end"/>
        </w:r>
      </w:p>
    </w:sdtContent>
  </w:sdt>
  <w:p w14:paraId="71AF432D" w14:textId="77777777" w:rsidR="00384180" w:rsidRDefault="0038418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282694" w14:textId="77777777" w:rsidR="00A73049" w:rsidRDefault="00A73049" w:rsidP="00C5502C">
      <w:pPr>
        <w:spacing w:after="0" w:line="240" w:lineRule="auto"/>
      </w:pPr>
      <w:r>
        <w:separator/>
      </w:r>
    </w:p>
  </w:footnote>
  <w:footnote w:type="continuationSeparator" w:id="0">
    <w:p w14:paraId="6661B9A7" w14:textId="77777777" w:rsidR="00A73049" w:rsidRDefault="00A73049" w:rsidP="00C5502C">
      <w:pPr>
        <w:spacing w:after="0" w:line="240" w:lineRule="auto"/>
      </w:pPr>
      <w:r>
        <w:continuationSeparator/>
      </w:r>
    </w:p>
  </w:footnote>
  <w:footnote w:type="continuationNotice" w:id="1">
    <w:p w14:paraId="2968CBC2" w14:textId="77777777" w:rsidR="00A73049" w:rsidRDefault="00A73049">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7dpqknIyLCvZYz" int2:id="2NLq885b">
      <int2:state int2:value="Rejected" int2:type="AugLoop_Text_Critique"/>
    </int2:textHash>
    <int2:textHash int2:hashCode="ySxNvBwOgCIeOx" int2:id="2xp5iHkx">
      <int2:state int2:value="Rejected" int2:type="AugLoop_Text_Critique"/>
    </int2:textHash>
    <int2:textHash int2:hashCode="0qIfpK2CqNAOar" int2:id="79MxHpWu">
      <int2:state int2:value="Rejected" int2:type="AugLoop_Text_Critique"/>
    </int2:textHash>
    <int2:textHash int2:hashCode="eff1hjfEyxW3Zl" int2:id="94vD9wFJ">
      <int2:state int2:value="Rejected" int2:type="AugLoop_Text_Critique"/>
    </int2:textHash>
    <int2:textHash int2:hashCode="NbYYahUmldUVfu" int2:id="BLEBXkdH">
      <int2:state int2:value="Rejected" int2:type="AugLoop_Text_Critique"/>
    </int2:textHash>
    <int2:textHash int2:hashCode="u8+3HETy0tR/SG" int2:id="BsH3FV89">
      <int2:state int2:value="Rejected" int2:type="AugLoop_Text_Critique"/>
    </int2:textHash>
    <int2:textHash int2:hashCode="Qo9BvSVvXgxsTq" int2:id="DKpQwBBx">
      <int2:state int2:value="Rejected" int2:type="AugLoop_Text_Critique"/>
    </int2:textHash>
    <int2:textHash int2:hashCode="2TI2DuXrs0jLJp" int2:id="KNMuyErI">
      <int2:state int2:value="Rejected" int2:type="AugLoop_Text_Critique"/>
    </int2:textHash>
    <int2:textHash int2:hashCode="VjJeeXT+ChUmdH" int2:id="LSZRDur1">
      <int2:state int2:value="Rejected" int2:type="AugLoop_Text_Critique"/>
    </int2:textHash>
    <int2:textHash int2:hashCode="JAxgOuOeckD0h7" int2:id="SJ7ZkGAA">
      <int2:state int2:value="Rejected" int2:type="AugLoop_Text_Critique"/>
    </int2:textHash>
    <int2:textHash int2:hashCode="GAkhbNzChsped7" int2:id="UcvYxxJD">
      <int2:state int2:value="Rejected" int2:type="AugLoop_Text_Critique"/>
    </int2:textHash>
    <int2:textHash int2:hashCode="rFjZgN+Z/+lrcD" int2:id="Yb5yCwKv">
      <int2:state int2:value="Rejected" int2:type="AugLoop_Text_Critique"/>
    </int2:textHash>
    <int2:textHash int2:hashCode="ulquWq+gJq6vma" int2:id="dSSMmYuh">
      <int2:state int2:value="Rejected" int2:type="AugLoop_Text_Critique"/>
    </int2:textHash>
    <int2:textHash int2:hashCode="xxlDj8IVP3sfX7" int2:id="eQOIUxVr">
      <int2:state int2:value="Rejected" int2:type="AugLoop_Text_Critique"/>
    </int2:textHash>
    <int2:textHash int2:hashCode="C01D3kAgOZR9xb" int2:id="gjqPqixx">
      <int2:state int2:value="Rejected" int2:type="AugLoop_Text_Critique"/>
    </int2:textHash>
    <int2:textHash int2:hashCode="Ipq9fxc2qA+KEH" int2:id="h0taeloM">
      <int2:state int2:value="Rejected" int2:type="AugLoop_Text_Critique"/>
    </int2:textHash>
    <int2:textHash int2:hashCode="7lNq1zMYNlW5gh" int2:id="iOjqE3v3">
      <int2:state int2:value="Rejected" int2:type="AugLoop_Text_Critique"/>
    </int2:textHash>
    <int2:textHash int2:hashCode="2LpgaUwn8PrA8k" int2:id="ta6i95uM">
      <int2:state int2:value="Rejected" int2:type="AugLoop_Text_Critique"/>
    </int2:textHash>
    <int2:textHash int2:hashCode="+VyHs+XKiNLsM0" int2:id="wqXTouov">
      <int2:state int2:value="Rejected" int2:type="AugLoop_Text_Critique"/>
    </int2:textHash>
    <int2:textHash int2:hashCode="eN0FknskLJr8mR" int2:id="xMD6Cs0K">
      <int2:state int2:value="Rejected" int2:type="AugLoop_Text_Critique"/>
    </int2:textHash>
    <int2:textHash int2:hashCode="blx/fDhtqogtQV" int2:id="yvbtJ9eg">
      <int2:state int2:value="Rejected" int2:type="AugLoop_Text_Critique"/>
    </int2:textHash>
    <int2:textHash int2:hashCode="S7TyywjFesFi/8" int2:id="zBeNMg1Z">
      <int2:state int2:value="Rejected" int2:type="AugLoop_Text_Critique"/>
    </int2:textHash>
    <int2:bookmark int2:bookmarkName="_Int_aVggGH8f" int2:invalidationBookmarkName="" int2:hashCode="sT5OPZPtCU/Gui" int2:id="6XHzrdOG">
      <int2:state int2:value="Rejected" int2:type="AugLoop_Text_Critique"/>
    </int2:bookmark>
    <int2:bookmark int2:bookmarkName="_Int_rj11ufWe" int2:invalidationBookmarkName="" int2:hashCode="UswTwmMU3hXICc" int2:id="EsukZJuE">
      <int2:state int2:value="Rejected" int2:type="AugLoop_Text_Critique"/>
    </int2:bookmark>
    <int2:bookmark int2:bookmarkName="_Int_vZhsTW5G" int2:invalidationBookmarkName="" int2:hashCode="UswTwmMU3hXICc" int2:id="YdKcZ90P">
      <int2:state int2:value="Rejected" int2:type="AugLoop_Text_Critique"/>
    </int2:bookmark>
    <int2:bookmark int2:bookmarkName="_Int_AFmKQAqV" int2:invalidationBookmarkName="" int2:hashCode="I+VKmR200Myzfb" int2:id="agDFURe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405FA"/>
    <w:multiLevelType w:val="hybridMultilevel"/>
    <w:tmpl w:val="238634C0"/>
    <w:lvl w:ilvl="0" w:tplc="FFFFFFFF">
      <w:start w:val="1"/>
      <w:numFmt w:val="upperLetter"/>
      <w:lvlText w:val="%1."/>
      <w:lvlJc w:val="left"/>
      <w:pPr>
        <w:ind w:left="1176" w:hanging="480"/>
      </w:pPr>
    </w:lvl>
    <w:lvl w:ilvl="1" w:tplc="FFFFFFFF">
      <w:start w:val="1"/>
      <w:numFmt w:val="lowerLetter"/>
      <w:lvlText w:val="%2."/>
      <w:lvlJc w:val="left"/>
      <w:pPr>
        <w:ind w:left="1656" w:hanging="480"/>
      </w:pPr>
    </w:lvl>
    <w:lvl w:ilvl="2" w:tplc="FFFFFFFF">
      <w:start w:val="1"/>
      <w:numFmt w:val="lowerRoman"/>
      <w:lvlText w:val="%3."/>
      <w:lvlJc w:val="right"/>
      <w:pPr>
        <w:ind w:left="2136" w:hanging="480"/>
      </w:pPr>
    </w:lvl>
    <w:lvl w:ilvl="3" w:tplc="FFFFFFFF">
      <w:start w:val="1"/>
      <w:numFmt w:val="decimal"/>
      <w:lvlText w:val="%4."/>
      <w:lvlJc w:val="left"/>
      <w:pPr>
        <w:ind w:left="2616" w:hanging="480"/>
      </w:pPr>
    </w:lvl>
    <w:lvl w:ilvl="4" w:tplc="FFFFFFFF" w:tentative="1">
      <w:start w:val="1"/>
      <w:numFmt w:val="ideographTraditional"/>
      <w:lvlText w:val="%5、"/>
      <w:lvlJc w:val="left"/>
      <w:pPr>
        <w:ind w:left="3096" w:hanging="480"/>
      </w:pPr>
    </w:lvl>
    <w:lvl w:ilvl="5" w:tplc="FFFFFFFF" w:tentative="1">
      <w:start w:val="1"/>
      <w:numFmt w:val="lowerRoman"/>
      <w:lvlText w:val="%6."/>
      <w:lvlJc w:val="right"/>
      <w:pPr>
        <w:ind w:left="3576" w:hanging="480"/>
      </w:pPr>
    </w:lvl>
    <w:lvl w:ilvl="6" w:tplc="FFFFFFFF" w:tentative="1">
      <w:start w:val="1"/>
      <w:numFmt w:val="decimal"/>
      <w:lvlText w:val="%7."/>
      <w:lvlJc w:val="left"/>
      <w:pPr>
        <w:ind w:left="4056" w:hanging="480"/>
      </w:pPr>
    </w:lvl>
    <w:lvl w:ilvl="7" w:tplc="FFFFFFFF" w:tentative="1">
      <w:start w:val="1"/>
      <w:numFmt w:val="ideographTraditional"/>
      <w:lvlText w:val="%8、"/>
      <w:lvlJc w:val="left"/>
      <w:pPr>
        <w:ind w:left="4536" w:hanging="480"/>
      </w:pPr>
    </w:lvl>
    <w:lvl w:ilvl="8" w:tplc="FFFFFFFF" w:tentative="1">
      <w:start w:val="1"/>
      <w:numFmt w:val="lowerRoman"/>
      <w:lvlText w:val="%9."/>
      <w:lvlJc w:val="right"/>
      <w:pPr>
        <w:ind w:left="5016" w:hanging="480"/>
      </w:pPr>
    </w:lvl>
  </w:abstractNum>
  <w:abstractNum w:abstractNumId="1" w15:restartNumberingAfterBreak="0">
    <w:nsid w:val="05681E77"/>
    <w:multiLevelType w:val="hybridMultilevel"/>
    <w:tmpl w:val="E4DA35DC"/>
    <w:lvl w:ilvl="0" w:tplc="115076EE">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56BC035"/>
    <w:multiLevelType w:val="hybridMultilevel"/>
    <w:tmpl w:val="FFFFFFFF"/>
    <w:lvl w:ilvl="0" w:tplc="8F7E557C">
      <w:start w:val="1"/>
      <w:numFmt w:val="lowerRoman"/>
      <w:lvlText w:val="%1."/>
      <w:lvlJc w:val="right"/>
      <w:pPr>
        <w:ind w:left="840" w:hanging="420"/>
      </w:pPr>
    </w:lvl>
    <w:lvl w:ilvl="1" w:tplc="CD466EB0">
      <w:start w:val="1"/>
      <w:numFmt w:val="lowerLetter"/>
      <w:lvlText w:val="%2."/>
      <w:lvlJc w:val="left"/>
      <w:pPr>
        <w:ind w:left="1260" w:hanging="420"/>
      </w:pPr>
    </w:lvl>
    <w:lvl w:ilvl="2" w:tplc="C7D4BC36">
      <w:start w:val="1"/>
      <w:numFmt w:val="lowerRoman"/>
      <w:lvlText w:val="%3."/>
      <w:lvlJc w:val="right"/>
      <w:pPr>
        <w:ind w:left="1680" w:hanging="420"/>
      </w:pPr>
    </w:lvl>
    <w:lvl w:ilvl="3" w:tplc="0FCA1990">
      <w:start w:val="1"/>
      <w:numFmt w:val="decimal"/>
      <w:lvlText w:val="%4."/>
      <w:lvlJc w:val="left"/>
      <w:pPr>
        <w:ind w:left="2100" w:hanging="420"/>
      </w:pPr>
    </w:lvl>
    <w:lvl w:ilvl="4" w:tplc="3014FE5A">
      <w:start w:val="1"/>
      <w:numFmt w:val="lowerLetter"/>
      <w:lvlText w:val="%5."/>
      <w:lvlJc w:val="left"/>
      <w:pPr>
        <w:ind w:left="2520" w:hanging="420"/>
      </w:pPr>
    </w:lvl>
    <w:lvl w:ilvl="5" w:tplc="8586CA9C">
      <w:start w:val="1"/>
      <w:numFmt w:val="lowerRoman"/>
      <w:lvlText w:val="%6."/>
      <w:lvlJc w:val="right"/>
      <w:pPr>
        <w:ind w:left="2940" w:hanging="420"/>
      </w:pPr>
    </w:lvl>
    <w:lvl w:ilvl="6" w:tplc="4BAEDF24">
      <w:start w:val="1"/>
      <w:numFmt w:val="decimal"/>
      <w:lvlText w:val="%7."/>
      <w:lvlJc w:val="left"/>
      <w:pPr>
        <w:ind w:left="3360" w:hanging="420"/>
      </w:pPr>
    </w:lvl>
    <w:lvl w:ilvl="7" w:tplc="EC984A12">
      <w:start w:val="1"/>
      <w:numFmt w:val="lowerLetter"/>
      <w:lvlText w:val="%8."/>
      <w:lvlJc w:val="left"/>
      <w:pPr>
        <w:ind w:left="3780" w:hanging="420"/>
      </w:pPr>
    </w:lvl>
    <w:lvl w:ilvl="8" w:tplc="10F6F9B6">
      <w:start w:val="1"/>
      <w:numFmt w:val="lowerRoman"/>
      <w:lvlText w:val="%9."/>
      <w:lvlJc w:val="right"/>
      <w:pPr>
        <w:ind w:left="4200" w:hanging="420"/>
      </w:pPr>
    </w:lvl>
  </w:abstractNum>
  <w:abstractNum w:abstractNumId="3" w15:restartNumberingAfterBreak="0">
    <w:nsid w:val="0693682F"/>
    <w:multiLevelType w:val="hybridMultilevel"/>
    <w:tmpl w:val="BE287704"/>
    <w:lvl w:ilvl="0" w:tplc="0409000F">
      <w:start w:val="1"/>
      <w:numFmt w:val="decimal"/>
      <w:lvlText w:val="%1."/>
      <w:lvlJc w:val="left"/>
      <w:pPr>
        <w:ind w:left="1280" w:hanging="420"/>
      </w:pPr>
    </w:lvl>
    <w:lvl w:ilvl="1" w:tplc="FFFFFFFF">
      <w:start w:val="1"/>
      <w:numFmt w:val="lowerLetter"/>
      <w:lvlText w:val="%2."/>
      <w:lvlJc w:val="left"/>
      <w:pPr>
        <w:ind w:left="1700" w:hanging="420"/>
      </w:pPr>
    </w:lvl>
    <w:lvl w:ilvl="2" w:tplc="FFFFFFFF">
      <w:start w:val="1"/>
      <w:numFmt w:val="lowerRoman"/>
      <w:lvlText w:val="%3."/>
      <w:lvlJc w:val="right"/>
      <w:pPr>
        <w:ind w:left="2120" w:hanging="420"/>
      </w:pPr>
    </w:lvl>
    <w:lvl w:ilvl="3" w:tplc="FFFFFFFF">
      <w:start w:val="1"/>
      <w:numFmt w:val="decimal"/>
      <w:lvlText w:val="%4."/>
      <w:lvlJc w:val="left"/>
      <w:pPr>
        <w:ind w:left="2540" w:hanging="420"/>
      </w:pPr>
    </w:lvl>
    <w:lvl w:ilvl="4" w:tplc="FFFFFFFF">
      <w:start w:val="1"/>
      <w:numFmt w:val="lowerLetter"/>
      <w:lvlText w:val="%5."/>
      <w:lvlJc w:val="left"/>
      <w:pPr>
        <w:ind w:left="2960" w:hanging="420"/>
      </w:pPr>
    </w:lvl>
    <w:lvl w:ilvl="5" w:tplc="FFFFFFFF">
      <w:start w:val="1"/>
      <w:numFmt w:val="lowerRoman"/>
      <w:lvlText w:val="%6."/>
      <w:lvlJc w:val="right"/>
      <w:pPr>
        <w:ind w:left="3380" w:hanging="420"/>
      </w:pPr>
    </w:lvl>
    <w:lvl w:ilvl="6" w:tplc="FFFFFFFF">
      <w:start w:val="1"/>
      <w:numFmt w:val="decimal"/>
      <w:lvlText w:val="%7."/>
      <w:lvlJc w:val="left"/>
      <w:pPr>
        <w:ind w:left="3800" w:hanging="420"/>
      </w:pPr>
    </w:lvl>
    <w:lvl w:ilvl="7" w:tplc="FFFFFFFF">
      <w:start w:val="1"/>
      <w:numFmt w:val="lowerLetter"/>
      <w:lvlText w:val="%8."/>
      <w:lvlJc w:val="left"/>
      <w:pPr>
        <w:ind w:left="4220" w:hanging="420"/>
      </w:pPr>
    </w:lvl>
    <w:lvl w:ilvl="8" w:tplc="FFFFFFFF">
      <w:start w:val="1"/>
      <w:numFmt w:val="lowerRoman"/>
      <w:lvlText w:val="%9."/>
      <w:lvlJc w:val="right"/>
      <w:pPr>
        <w:ind w:left="4640" w:hanging="420"/>
      </w:pPr>
    </w:lvl>
  </w:abstractNum>
  <w:abstractNum w:abstractNumId="4" w15:restartNumberingAfterBreak="0">
    <w:nsid w:val="077E1608"/>
    <w:multiLevelType w:val="hybridMultilevel"/>
    <w:tmpl w:val="D4904598"/>
    <w:lvl w:ilvl="0" w:tplc="115076EE">
      <w:start w:val="1"/>
      <w:numFmt w:val="lowerLetter"/>
      <w:lvlText w:val="%1."/>
      <w:lvlJc w:val="left"/>
      <w:pPr>
        <w:ind w:left="2400" w:hanging="480"/>
      </w:p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5" w15:restartNumberingAfterBreak="0">
    <w:nsid w:val="0BE87C69"/>
    <w:multiLevelType w:val="hybridMultilevel"/>
    <w:tmpl w:val="4EFEC2CE"/>
    <w:lvl w:ilvl="0" w:tplc="0409000F">
      <w:start w:val="1"/>
      <w:numFmt w:val="decimal"/>
      <w:lvlText w:val="%1."/>
      <w:lvlJc w:val="left"/>
      <w:pPr>
        <w:ind w:left="900" w:hanging="480"/>
      </w:p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6" w15:restartNumberingAfterBreak="0">
    <w:nsid w:val="0D017A6C"/>
    <w:multiLevelType w:val="hybridMultilevel"/>
    <w:tmpl w:val="FFFFFFFF"/>
    <w:lvl w:ilvl="0" w:tplc="FF483760">
      <w:start w:val="1"/>
      <w:numFmt w:val="lowerRoman"/>
      <w:lvlText w:val="%1."/>
      <w:lvlJc w:val="right"/>
      <w:pPr>
        <w:ind w:left="420" w:hanging="420"/>
      </w:pPr>
    </w:lvl>
    <w:lvl w:ilvl="1" w:tplc="CCCC52A8">
      <w:start w:val="1"/>
      <w:numFmt w:val="lowerLetter"/>
      <w:lvlText w:val="%2."/>
      <w:lvlJc w:val="left"/>
      <w:pPr>
        <w:ind w:left="840" w:hanging="420"/>
      </w:pPr>
    </w:lvl>
    <w:lvl w:ilvl="2" w:tplc="63EE3FD8">
      <w:start w:val="1"/>
      <w:numFmt w:val="lowerRoman"/>
      <w:lvlText w:val="%3."/>
      <w:lvlJc w:val="right"/>
      <w:pPr>
        <w:ind w:left="1260" w:hanging="420"/>
      </w:pPr>
    </w:lvl>
    <w:lvl w:ilvl="3" w:tplc="A858BF02">
      <w:start w:val="1"/>
      <w:numFmt w:val="decimal"/>
      <w:lvlText w:val="%4."/>
      <w:lvlJc w:val="left"/>
      <w:pPr>
        <w:ind w:left="1680" w:hanging="420"/>
      </w:pPr>
    </w:lvl>
    <w:lvl w:ilvl="4" w:tplc="64A81CA6">
      <w:start w:val="1"/>
      <w:numFmt w:val="lowerLetter"/>
      <w:lvlText w:val="%5."/>
      <w:lvlJc w:val="left"/>
      <w:pPr>
        <w:ind w:left="2100" w:hanging="420"/>
      </w:pPr>
    </w:lvl>
    <w:lvl w:ilvl="5" w:tplc="6A64EE5C">
      <w:start w:val="1"/>
      <w:numFmt w:val="lowerRoman"/>
      <w:lvlText w:val="%6."/>
      <w:lvlJc w:val="right"/>
      <w:pPr>
        <w:ind w:left="2520" w:hanging="420"/>
      </w:pPr>
    </w:lvl>
    <w:lvl w:ilvl="6" w:tplc="E21E31F0">
      <w:start w:val="1"/>
      <w:numFmt w:val="decimal"/>
      <w:lvlText w:val="%7."/>
      <w:lvlJc w:val="left"/>
      <w:pPr>
        <w:ind w:left="2940" w:hanging="420"/>
      </w:pPr>
    </w:lvl>
    <w:lvl w:ilvl="7" w:tplc="24AE8F8C">
      <w:start w:val="1"/>
      <w:numFmt w:val="lowerLetter"/>
      <w:lvlText w:val="%8."/>
      <w:lvlJc w:val="left"/>
      <w:pPr>
        <w:ind w:left="3360" w:hanging="420"/>
      </w:pPr>
    </w:lvl>
    <w:lvl w:ilvl="8" w:tplc="5C20D354">
      <w:start w:val="1"/>
      <w:numFmt w:val="lowerRoman"/>
      <w:lvlText w:val="%9."/>
      <w:lvlJc w:val="right"/>
      <w:pPr>
        <w:ind w:left="3780" w:hanging="420"/>
      </w:pPr>
    </w:lvl>
  </w:abstractNum>
  <w:abstractNum w:abstractNumId="7" w15:restartNumberingAfterBreak="0">
    <w:nsid w:val="0E8704B3"/>
    <w:multiLevelType w:val="hybridMultilevel"/>
    <w:tmpl w:val="D7C093B4"/>
    <w:lvl w:ilvl="0" w:tplc="FFFFFFFF">
      <w:start w:val="1"/>
      <w:numFmt w:val="lowerLetter"/>
      <w:lvlText w:val="%1."/>
      <w:lvlJc w:val="left"/>
      <w:pPr>
        <w:ind w:left="2400" w:hanging="480"/>
      </w:p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8" w15:restartNumberingAfterBreak="0">
    <w:nsid w:val="0FEF0798"/>
    <w:multiLevelType w:val="hybridMultilevel"/>
    <w:tmpl w:val="FA4CD50E"/>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09B3DAF"/>
    <w:multiLevelType w:val="hybridMultilevel"/>
    <w:tmpl w:val="6CE28C54"/>
    <w:lvl w:ilvl="0" w:tplc="0409001B">
      <w:start w:val="1"/>
      <w:numFmt w:val="lowerRoman"/>
      <w:lvlText w:val="%1."/>
      <w:lvlJc w:val="right"/>
      <w:pPr>
        <w:ind w:left="2580" w:hanging="480"/>
      </w:pPr>
    </w:lvl>
    <w:lvl w:ilvl="1" w:tplc="04090019" w:tentative="1">
      <w:start w:val="1"/>
      <w:numFmt w:val="ideographTraditional"/>
      <w:lvlText w:val="%2、"/>
      <w:lvlJc w:val="left"/>
      <w:pPr>
        <w:ind w:left="3060" w:hanging="480"/>
      </w:pPr>
    </w:lvl>
    <w:lvl w:ilvl="2" w:tplc="0409001B" w:tentative="1">
      <w:start w:val="1"/>
      <w:numFmt w:val="lowerRoman"/>
      <w:lvlText w:val="%3."/>
      <w:lvlJc w:val="right"/>
      <w:pPr>
        <w:ind w:left="3540" w:hanging="480"/>
      </w:pPr>
    </w:lvl>
    <w:lvl w:ilvl="3" w:tplc="0409000F" w:tentative="1">
      <w:start w:val="1"/>
      <w:numFmt w:val="decimal"/>
      <w:lvlText w:val="%4."/>
      <w:lvlJc w:val="left"/>
      <w:pPr>
        <w:ind w:left="4020" w:hanging="480"/>
      </w:pPr>
    </w:lvl>
    <w:lvl w:ilvl="4" w:tplc="04090019" w:tentative="1">
      <w:start w:val="1"/>
      <w:numFmt w:val="ideographTraditional"/>
      <w:lvlText w:val="%5、"/>
      <w:lvlJc w:val="left"/>
      <w:pPr>
        <w:ind w:left="4500" w:hanging="480"/>
      </w:pPr>
    </w:lvl>
    <w:lvl w:ilvl="5" w:tplc="0409001B" w:tentative="1">
      <w:start w:val="1"/>
      <w:numFmt w:val="lowerRoman"/>
      <w:lvlText w:val="%6."/>
      <w:lvlJc w:val="right"/>
      <w:pPr>
        <w:ind w:left="4980" w:hanging="480"/>
      </w:pPr>
    </w:lvl>
    <w:lvl w:ilvl="6" w:tplc="0409000F" w:tentative="1">
      <w:start w:val="1"/>
      <w:numFmt w:val="decimal"/>
      <w:lvlText w:val="%7."/>
      <w:lvlJc w:val="left"/>
      <w:pPr>
        <w:ind w:left="5460" w:hanging="480"/>
      </w:pPr>
    </w:lvl>
    <w:lvl w:ilvl="7" w:tplc="04090019" w:tentative="1">
      <w:start w:val="1"/>
      <w:numFmt w:val="ideographTraditional"/>
      <w:lvlText w:val="%8、"/>
      <w:lvlJc w:val="left"/>
      <w:pPr>
        <w:ind w:left="5940" w:hanging="480"/>
      </w:pPr>
    </w:lvl>
    <w:lvl w:ilvl="8" w:tplc="0409001B" w:tentative="1">
      <w:start w:val="1"/>
      <w:numFmt w:val="lowerRoman"/>
      <w:lvlText w:val="%9."/>
      <w:lvlJc w:val="right"/>
      <w:pPr>
        <w:ind w:left="6420" w:hanging="480"/>
      </w:pPr>
    </w:lvl>
  </w:abstractNum>
  <w:abstractNum w:abstractNumId="10" w15:restartNumberingAfterBreak="0">
    <w:nsid w:val="10BF1606"/>
    <w:multiLevelType w:val="hybridMultilevel"/>
    <w:tmpl w:val="46407A50"/>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1A80BFF"/>
    <w:multiLevelType w:val="hybridMultilevel"/>
    <w:tmpl w:val="A080F084"/>
    <w:lvl w:ilvl="0" w:tplc="0409001B">
      <w:start w:val="1"/>
      <w:numFmt w:val="lowerRoman"/>
      <w:lvlText w:val="%1."/>
      <w:lvlJc w:val="right"/>
      <w:pPr>
        <w:ind w:left="1200" w:hanging="420"/>
      </w:pPr>
    </w:lvl>
    <w:lvl w:ilvl="1" w:tplc="FFFFFFFF">
      <w:start w:val="1"/>
      <w:numFmt w:val="lowerLetter"/>
      <w:lvlText w:val="%2."/>
      <w:lvlJc w:val="left"/>
      <w:pPr>
        <w:ind w:left="1620" w:hanging="420"/>
      </w:pPr>
    </w:lvl>
    <w:lvl w:ilvl="2" w:tplc="FFFFFFFF">
      <w:start w:val="1"/>
      <w:numFmt w:val="lowerRoman"/>
      <w:lvlText w:val="%3."/>
      <w:lvlJc w:val="right"/>
      <w:pPr>
        <w:ind w:left="2040" w:hanging="420"/>
      </w:pPr>
    </w:lvl>
    <w:lvl w:ilvl="3" w:tplc="FFFFFFFF">
      <w:start w:val="1"/>
      <w:numFmt w:val="decimal"/>
      <w:lvlText w:val="%4."/>
      <w:lvlJc w:val="left"/>
      <w:pPr>
        <w:ind w:left="2460" w:hanging="420"/>
      </w:pPr>
    </w:lvl>
    <w:lvl w:ilvl="4" w:tplc="FFFFFFFF">
      <w:start w:val="1"/>
      <w:numFmt w:val="lowerLetter"/>
      <w:lvlText w:val="%5."/>
      <w:lvlJc w:val="left"/>
      <w:pPr>
        <w:ind w:left="2880" w:hanging="420"/>
      </w:pPr>
    </w:lvl>
    <w:lvl w:ilvl="5" w:tplc="FFFFFFFF">
      <w:start w:val="1"/>
      <w:numFmt w:val="lowerRoman"/>
      <w:lvlText w:val="%6."/>
      <w:lvlJc w:val="right"/>
      <w:pPr>
        <w:ind w:left="3300" w:hanging="420"/>
      </w:pPr>
    </w:lvl>
    <w:lvl w:ilvl="6" w:tplc="FFFFFFFF">
      <w:start w:val="1"/>
      <w:numFmt w:val="decimal"/>
      <w:lvlText w:val="%7."/>
      <w:lvlJc w:val="left"/>
      <w:pPr>
        <w:ind w:left="3720" w:hanging="420"/>
      </w:pPr>
    </w:lvl>
    <w:lvl w:ilvl="7" w:tplc="FFFFFFFF">
      <w:start w:val="1"/>
      <w:numFmt w:val="lowerLetter"/>
      <w:lvlText w:val="%8."/>
      <w:lvlJc w:val="left"/>
      <w:pPr>
        <w:ind w:left="4140" w:hanging="420"/>
      </w:pPr>
    </w:lvl>
    <w:lvl w:ilvl="8" w:tplc="FFFFFFFF">
      <w:start w:val="1"/>
      <w:numFmt w:val="lowerRoman"/>
      <w:lvlText w:val="%9."/>
      <w:lvlJc w:val="right"/>
      <w:pPr>
        <w:ind w:left="4560" w:hanging="420"/>
      </w:pPr>
    </w:lvl>
  </w:abstractNum>
  <w:abstractNum w:abstractNumId="12" w15:restartNumberingAfterBreak="0">
    <w:nsid w:val="13CA6DC7"/>
    <w:multiLevelType w:val="hybridMultilevel"/>
    <w:tmpl w:val="DBE09D1A"/>
    <w:lvl w:ilvl="0" w:tplc="FFFFFFFF">
      <w:start w:val="1"/>
      <w:numFmt w:val="lowerLetter"/>
      <w:lvlText w:val="%1."/>
      <w:lvlJc w:val="left"/>
      <w:pPr>
        <w:ind w:left="2400" w:hanging="480"/>
      </w:pPr>
    </w:lvl>
    <w:lvl w:ilvl="1" w:tplc="0409001B">
      <w:start w:val="1"/>
      <w:numFmt w:val="lowerRoman"/>
      <w:lvlText w:val="%2."/>
      <w:lvlJc w:val="right"/>
      <w:pPr>
        <w:ind w:left="2880" w:hanging="480"/>
      </w:pPr>
    </w:lvl>
    <w:lvl w:ilvl="2" w:tplc="FFFFFFFF" w:tentative="1">
      <w:start w:val="1"/>
      <w:numFmt w:val="lowerRoman"/>
      <w:lvlText w:val="%3."/>
      <w:lvlJc w:val="right"/>
      <w:pPr>
        <w:ind w:left="3360" w:hanging="480"/>
      </w:pPr>
    </w:lvl>
    <w:lvl w:ilvl="3" w:tplc="FFFFFFFF" w:tentative="1">
      <w:start w:val="1"/>
      <w:numFmt w:val="decimal"/>
      <w:lvlText w:val="%4."/>
      <w:lvlJc w:val="left"/>
      <w:pPr>
        <w:ind w:left="3840" w:hanging="480"/>
      </w:pPr>
    </w:lvl>
    <w:lvl w:ilvl="4" w:tplc="FFFFFFFF" w:tentative="1">
      <w:start w:val="1"/>
      <w:numFmt w:val="ideographTraditional"/>
      <w:lvlText w:val="%5、"/>
      <w:lvlJc w:val="left"/>
      <w:pPr>
        <w:ind w:left="4320" w:hanging="480"/>
      </w:pPr>
    </w:lvl>
    <w:lvl w:ilvl="5" w:tplc="FFFFFFFF" w:tentative="1">
      <w:start w:val="1"/>
      <w:numFmt w:val="lowerRoman"/>
      <w:lvlText w:val="%6."/>
      <w:lvlJc w:val="right"/>
      <w:pPr>
        <w:ind w:left="4800" w:hanging="480"/>
      </w:pPr>
    </w:lvl>
    <w:lvl w:ilvl="6" w:tplc="FFFFFFFF" w:tentative="1">
      <w:start w:val="1"/>
      <w:numFmt w:val="decimal"/>
      <w:lvlText w:val="%7."/>
      <w:lvlJc w:val="left"/>
      <w:pPr>
        <w:ind w:left="5280" w:hanging="480"/>
      </w:pPr>
    </w:lvl>
    <w:lvl w:ilvl="7" w:tplc="FFFFFFFF" w:tentative="1">
      <w:start w:val="1"/>
      <w:numFmt w:val="ideographTraditional"/>
      <w:lvlText w:val="%8、"/>
      <w:lvlJc w:val="left"/>
      <w:pPr>
        <w:ind w:left="5760" w:hanging="480"/>
      </w:pPr>
    </w:lvl>
    <w:lvl w:ilvl="8" w:tplc="FFFFFFFF" w:tentative="1">
      <w:start w:val="1"/>
      <w:numFmt w:val="lowerRoman"/>
      <w:lvlText w:val="%9."/>
      <w:lvlJc w:val="right"/>
      <w:pPr>
        <w:ind w:left="6240" w:hanging="480"/>
      </w:pPr>
    </w:lvl>
  </w:abstractNum>
  <w:abstractNum w:abstractNumId="13" w15:restartNumberingAfterBreak="0">
    <w:nsid w:val="14FF2F69"/>
    <w:multiLevelType w:val="hybridMultilevel"/>
    <w:tmpl w:val="2E84D338"/>
    <w:lvl w:ilvl="0" w:tplc="04090011">
      <w:start w:val="1"/>
      <w:numFmt w:val="upperLetter"/>
      <w:lvlText w:val="%1."/>
      <w:lvlJc w:val="left"/>
      <w:pPr>
        <w:ind w:left="1176" w:hanging="480"/>
      </w:pPr>
    </w:lvl>
    <w:lvl w:ilvl="1" w:tplc="04090019" w:tentative="1">
      <w:start w:val="1"/>
      <w:numFmt w:val="ideographTraditional"/>
      <w:lvlText w:val="%2、"/>
      <w:lvlJc w:val="left"/>
      <w:pPr>
        <w:ind w:left="1656" w:hanging="480"/>
      </w:pPr>
    </w:lvl>
    <w:lvl w:ilvl="2" w:tplc="0409001B" w:tentative="1">
      <w:start w:val="1"/>
      <w:numFmt w:val="lowerRoman"/>
      <w:lvlText w:val="%3."/>
      <w:lvlJc w:val="right"/>
      <w:pPr>
        <w:ind w:left="2136" w:hanging="480"/>
      </w:pPr>
    </w:lvl>
    <w:lvl w:ilvl="3" w:tplc="0409000F" w:tentative="1">
      <w:start w:val="1"/>
      <w:numFmt w:val="decimal"/>
      <w:lvlText w:val="%4."/>
      <w:lvlJc w:val="left"/>
      <w:pPr>
        <w:ind w:left="2616" w:hanging="480"/>
      </w:pPr>
    </w:lvl>
    <w:lvl w:ilvl="4" w:tplc="04090019" w:tentative="1">
      <w:start w:val="1"/>
      <w:numFmt w:val="ideographTraditional"/>
      <w:lvlText w:val="%5、"/>
      <w:lvlJc w:val="left"/>
      <w:pPr>
        <w:ind w:left="3096" w:hanging="480"/>
      </w:pPr>
    </w:lvl>
    <w:lvl w:ilvl="5" w:tplc="0409001B" w:tentative="1">
      <w:start w:val="1"/>
      <w:numFmt w:val="lowerRoman"/>
      <w:lvlText w:val="%6."/>
      <w:lvlJc w:val="right"/>
      <w:pPr>
        <w:ind w:left="3576" w:hanging="480"/>
      </w:pPr>
    </w:lvl>
    <w:lvl w:ilvl="6" w:tplc="0409000F" w:tentative="1">
      <w:start w:val="1"/>
      <w:numFmt w:val="decimal"/>
      <w:lvlText w:val="%7."/>
      <w:lvlJc w:val="left"/>
      <w:pPr>
        <w:ind w:left="4056" w:hanging="480"/>
      </w:pPr>
    </w:lvl>
    <w:lvl w:ilvl="7" w:tplc="04090019" w:tentative="1">
      <w:start w:val="1"/>
      <w:numFmt w:val="ideographTraditional"/>
      <w:lvlText w:val="%8、"/>
      <w:lvlJc w:val="left"/>
      <w:pPr>
        <w:ind w:left="4536" w:hanging="480"/>
      </w:pPr>
    </w:lvl>
    <w:lvl w:ilvl="8" w:tplc="0409001B" w:tentative="1">
      <w:start w:val="1"/>
      <w:numFmt w:val="lowerRoman"/>
      <w:lvlText w:val="%9."/>
      <w:lvlJc w:val="right"/>
      <w:pPr>
        <w:ind w:left="5016" w:hanging="480"/>
      </w:pPr>
    </w:lvl>
  </w:abstractNum>
  <w:abstractNum w:abstractNumId="14" w15:restartNumberingAfterBreak="0">
    <w:nsid w:val="16EB7418"/>
    <w:multiLevelType w:val="hybridMultilevel"/>
    <w:tmpl w:val="2982A60A"/>
    <w:lvl w:ilvl="0" w:tplc="91E80E16">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7316785"/>
    <w:multiLevelType w:val="hybridMultilevel"/>
    <w:tmpl w:val="4FB66B24"/>
    <w:lvl w:ilvl="0" w:tplc="5FA0045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81C1EA3"/>
    <w:multiLevelType w:val="hybridMultilevel"/>
    <w:tmpl w:val="1988E01C"/>
    <w:lvl w:ilvl="0" w:tplc="04090011">
      <w:start w:val="1"/>
      <w:numFmt w:val="upperLetter"/>
      <w:lvlText w:val="%1."/>
      <w:lvlJc w:val="left"/>
      <w:pPr>
        <w:ind w:left="1176" w:hanging="480"/>
      </w:pPr>
    </w:lvl>
    <w:lvl w:ilvl="1" w:tplc="3EC8EE20">
      <w:start w:val="1"/>
      <w:numFmt w:val="ideographTraditional"/>
      <w:lvlText w:val="%2、"/>
      <w:lvlJc w:val="left"/>
      <w:pPr>
        <w:ind w:left="1656" w:hanging="480"/>
      </w:pPr>
    </w:lvl>
    <w:lvl w:ilvl="2" w:tplc="0409001B">
      <w:start w:val="1"/>
      <w:numFmt w:val="lowerRoman"/>
      <w:lvlText w:val="%3."/>
      <w:lvlJc w:val="right"/>
      <w:pPr>
        <w:ind w:left="2136" w:hanging="480"/>
      </w:pPr>
    </w:lvl>
    <w:lvl w:ilvl="3" w:tplc="0409000F">
      <w:start w:val="1"/>
      <w:numFmt w:val="decimal"/>
      <w:lvlText w:val="%4."/>
      <w:lvlJc w:val="left"/>
      <w:pPr>
        <w:ind w:left="2616" w:hanging="480"/>
      </w:pPr>
    </w:lvl>
    <w:lvl w:ilvl="4" w:tplc="04090019" w:tentative="1">
      <w:start w:val="1"/>
      <w:numFmt w:val="ideographTraditional"/>
      <w:lvlText w:val="%5、"/>
      <w:lvlJc w:val="left"/>
      <w:pPr>
        <w:ind w:left="3096" w:hanging="480"/>
      </w:pPr>
    </w:lvl>
    <w:lvl w:ilvl="5" w:tplc="0409001B" w:tentative="1">
      <w:start w:val="1"/>
      <w:numFmt w:val="lowerRoman"/>
      <w:lvlText w:val="%6."/>
      <w:lvlJc w:val="right"/>
      <w:pPr>
        <w:ind w:left="3576" w:hanging="480"/>
      </w:pPr>
    </w:lvl>
    <w:lvl w:ilvl="6" w:tplc="0409000F" w:tentative="1">
      <w:start w:val="1"/>
      <w:numFmt w:val="decimal"/>
      <w:lvlText w:val="%7."/>
      <w:lvlJc w:val="left"/>
      <w:pPr>
        <w:ind w:left="4056" w:hanging="480"/>
      </w:pPr>
    </w:lvl>
    <w:lvl w:ilvl="7" w:tplc="04090019" w:tentative="1">
      <w:start w:val="1"/>
      <w:numFmt w:val="ideographTraditional"/>
      <w:lvlText w:val="%8、"/>
      <w:lvlJc w:val="left"/>
      <w:pPr>
        <w:ind w:left="4536" w:hanging="480"/>
      </w:pPr>
    </w:lvl>
    <w:lvl w:ilvl="8" w:tplc="0409001B" w:tentative="1">
      <w:start w:val="1"/>
      <w:numFmt w:val="lowerRoman"/>
      <w:lvlText w:val="%9."/>
      <w:lvlJc w:val="right"/>
      <w:pPr>
        <w:ind w:left="5016" w:hanging="480"/>
      </w:pPr>
    </w:lvl>
  </w:abstractNum>
  <w:abstractNum w:abstractNumId="17" w15:restartNumberingAfterBreak="0">
    <w:nsid w:val="194A53BF"/>
    <w:multiLevelType w:val="hybridMultilevel"/>
    <w:tmpl w:val="29DEA546"/>
    <w:lvl w:ilvl="0" w:tplc="115076EE">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9505A5E"/>
    <w:multiLevelType w:val="hybridMultilevel"/>
    <w:tmpl w:val="ACCC9040"/>
    <w:lvl w:ilvl="0" w:tplc="FFFFFFFF">
      <w:start w:val="1"/>
      <w:numFmt w:val="upperLetter"/>
      <w:lvlText w:val="%1."/>
      <w:lvlJc w:val="left"/>
      <w:pPr>
        <w:ind w:left="1176" w:hanging="480"/>
      </w:pPr>
    </w:lvl>
    <w:lvl w:ilvl="1" w:tplc="FFFFFFFF">
      <w:start w:val="1"/>
      <w:numFmt w:val="lowerLetter"/>
      <w:lvlText w:val="%2."/>
      <w:lvlJc w:val="left"/>
      <w:pPr>
        <w:ind w:left="1656" w:hanging="480"/>
      </w:pPr>
    </w:lvl>
    <w:lvl w:ilvl="2" w:tplc="FFFFFFFF">
      <w:start w:val="1"/>
      <w:numFmt w:val="lowerRoman"/>
      <w:lvlText w:val="%3."/>
      <w:lvlJc w:val="right"/>
      <w:pPr>
        <w:ind w:left="2136" w:hanging="480"/>
      </w:pPr>
    </w:lvl>
    <w:lvl w:ilvl="3" w:tplc="FFFFFFFF" w:tentative="1">
      <w:start w:val="1"/>
      <w:numFmt w:val="decimal"/>
      <w:lvlText w:val="%4."/>
      <w:lvlJc w:val="left"/>
      <w:pPr>
        <w:ind w:left="2616" w:hanging="480"/>
      </w:pPr>
    </w:lvl>
    <w:lvl w:ilvl="4" w:tplc="FFFFFFFF" w:tentative="1">
      <w:start w:val="1"/>
      <w:numFmt w:val="ideographTraditional"/>
      <w:lvlText w:val="%5、"/>
      <w:lvlJc w:val="left"/>
      <w:pPr>
        <w:ind w:left="3096" w:hanging="480"/>
      </w:pPr>
    </w:lvl>
    <w:lvl w:ilvl="5" w:tplc="FFFFFFFF" w:tentative="1">
      <w:start w:val="1"/>
      <w:numFmt w:val="lowerRoman"/>
      <w:lvlText w:val="%6."/>
      <w:lvlJc w:val="right"/>
      <w:pPr>
        <w:ind w:left="3576" w:hanging="480"/>
      </w:pPr>
    </w:lvl>
    <w:lvl w:ilvl="6" w:tplc="FFFFFFFF" w:tentative="1">
      <w:start w:val="1"/>
      <w:numFmt w:val="decimal"/>
      <w:lvlText w:val="%7."/>
      <w:lvlJc w:val="left"/>
      <w:pPr>
        <w:ind w:left="4056" w:hanging="480"/>
      </w:pPr>
    </w:lvl>
    <w:lvl w:ilvl="7" w:tplc="FFFFFFFF" w:tentative="1">
      <w:start w:val="1"/>
      <w:numFmt w:val="ideographTraditional"/>
      <w:lvlText w:val="%8、"/>
      <w:lvlJc w:val="left"/>
      <w:pPr>
        <w:ind w:left="4536" w:hanging="480"/>
      </w:pPr>
    </w:lvl>
    <w:lvl w:ilvl="8" w:tplc="FFFFFFFF" w:tentative="1">
      <w:start w:val="1"/>
      <w:numFmt w:val="lowerRoman"/>
      <w:lvlText w:val="%9."/>
      <w:lvlJc w:val="right"/>
      <w:pPr>
        <w:ind w:left="5016" w:hanging="480"/>
      </w:pPr>
    </w:lvl>
  </w:abstractNum>
  <w:abstractNum w:abstractNumId="19" w15:restartNumberingAfterBreak="0">
    <w:nsid w:val="199400BC"/>
    <w:multiLevelType w:val="hybridMultilevel"/>
    <w:tmpl w:val="FEBE51D0"/>
    <w:lvl w:ilvl="0" w:tplc="0409001B">
      <w:start w:val="1"/>
      <w:numFmt w:val="lowerRoman"/>
      <w:lvlText w:val="%1."/>
      <w:lvlJc w:val="righ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19C006B1"/>
    <w:multiLevelType w:val="hybridMultilevel"/>
    <w:tmpl w:val="EBC21E8A"/>
    <w:lvl w:ilvl="0" w:tplc="0409001B">
      <w:start w:val="1"/>
      <w:numFmt w:val="lowerRoman"/>
      <w:lvlText w:val="%1."/>
      <w:lvlJc w:val="right"/>
      <w:pPr>
        <w:ind w:left="2580" w:hanging="480"/>
      </w:pPr>
    </w:lvl>
    <w:lvl w:ilvl="1" w:tplc="04090019" w:tentative="1">
      <w:start w:val="1"/>
      <w:numFmt w:val="ideographTraditional"/>
      <w:lvlText w:val="%2、"/>
      <w:lvlJc w:val="left"/>
      <w:pPr>
        <w:ind w:left="3060" w:hanging="480"/>
      </w:pPr>
    </w:lvl>
    <w:lvl w:ilvl="2" w:tplc="0409001B" w:tentative="1">
      <w:start w:val="1"/>
      <w:numFmt w:val="lowerRoman"/>
      <w:lvlText w:val="%3."/>
      <w:lvlJc w:val="right"/>
      <w:pPr>
        <w:ind w:left="3540" w:hanging="480"/>
      </w:pPr>
    </w:lvl>
    <w:lvl w:ilvl="3" w:tplc="0409000F" w:tentative="1">
      <w:start w:val="1"/>
      <w:numFmt w:val="decimal"/>
      <w:lvlText w:val="%4."/>
      <w:lvlJc w:val="left"/>
      <w:pPr>
        <w:ind w:left="4020" w:hanging="480"/>
      </w:pPr>
    </w:lvl>
    <w:lvl w:ilvl="4" w:tplc="04090019" w:tentative="1">
      <w:start w:val="1"/>
      <w:numFmt w:val="ideographTraditional"/>
      <w:lvlText w:val="%5、"/>
      <w:lvlJc w:val="left"/>
      <w:pPr>
        <w:ind w:left="4500" w:hanging="480"/>
      </w:pPr>
    </w:lvl>
    <w:lvl w:ilvl="5" w:tplc="0409001B" w:tentative="1">
      <w:start w:val="1"/>
      <w:numFmt w:val="lowerRoman"/>
      <w:lvlText w:val="%6."/>
      <w:lvlJc w:val="right"/>
      <w:pPr>
        <w:ind w:left="4980" w:hanging="480"/>
      </w:pPr>
    </w:lvl>
    <w:lvl w:ilvl="6" w:tplc="0409000F" w:tentative="1">
      <w:start w:val="1"/>
      <w:numFmt w:val="decimal"/>
      <w:lvlText w:val="%7."/>
      <w:lvlJc w:val="left"/>
      <w:pPr>
        <w:ind w:left="5460" w:hanging="480"/>
      </w:pPr>
    </w:lvl>
    <w:lvl w:ilvl="7" w:tplc="04090019" w:tentative="1">
      <w:start w:val="1"/>
      <w:numFmt w:val="ideographTraditional"/>
      <w:lvlText w:val="%8、"/>
      <w:lvlJc w:val="left"/>
      <w:pPr>
        <w:ind w:left="5940" w:hanging="480"/>
      </w:pPr>
    </w:lvl>
    <w:lvl w:ilvl="8" w:tplc="0409001B" w:tentative="1">
      <w:start w:val="1"/>
      <w:numFmt w:val="lowerRoman"/>
      <w:lvlText w:val="%9."/>
      <w:lvlJc w:val="right"/>
      <w:pPr>
        <w:ind w:left="6420" w:hanging="480"/>
      </w:pPr>
    </w:lvl>
  </w:abstractNum>
  <w:abstractNum w:abstractNumId="21" w15:restartNumberingAfterBreak="0">
    <w:nsid w:val="1C301035"/>
    <w:multiLevelType w:val="hybridMultilevel"/>
    <w:tmpl w:val="E6E454D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C8D103A"/>
    <w:multiLevelType w:val="hybridMultilevel"/>
    <w:tmpl w:val="CAE07AFA"/>
    <w:lvl w:ilvl="0" w:tplc="91E80E16">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D9B7F9F"/>
    <w:multiLevelType w:val="hybridMultilevel"/>
    <w:tmpl w:val="ED963F90"/>
    <w:lvl w:ilvl="0" w:tplc="FFFFFFFF">
      <w:start w:val="1"/>
      <w:numFmt w:val="lowerRoman"/>
      <w:lvlText w:val="%1."/>
      <w:lvlJc w:val="right"/>
      <w:pPr>
        <w:ind w:left="480" w:hanging="480"/>
      </w:pPr>
    </w:lvl>
    <w:lvl w:ilvl="1" w:tplc="0409000F">
      <w:start w:val="1"/>
      <w:numFmt w:val="decimal"/>
      <w:lvlText w:val="%2."/>
      <w:lvlJc w:val="left"/>
      <w:pPr>
        <w:ind w:left="90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1DB90793"/>
    <w:multiLevelType w:val="hybridMultilevel"/>
    <w:tmpl w:val="98EE494C"/>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1E776B35"/>
    <w:multiLevelType w:val="hybridMultilevel"/>
    <w:tmpl w:val="2EAC0552"/>
    <w:lvl w:ilvl="0" w:tplc="0409000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21417EAF"/>
    <w:multiLevelType w:val="hybridMultilevel"/>
    <w:tmpl w:val="358ED8D2"/>
    <w:lvl w:ilvl="0" w:tplc="FFFFFFFF">
      <w:start w:val="1"/>
      <w:numFmt w:val="upperRoman"/>
      <w:lvlText w:val="%1."/>
      <w:lvlJc w:val="left"/>
      <w:pPr>
        <w:ind w:left="480" w:hanging="480"/>
      </w:pPr>
    </w:lvl>
    <w:lvl w:ilvl="1" w:tplc="FFFFFFFF">
      <w:start w:val="1"/>
      <w:numFmt w:val="upperRoman"/>
      <w:lvlText w:val="%2."/>
      <w:lvlJc w:val="left"/>
      <w:pPr>
        <w:ind w:left="1200" w:hanging="720"/>
      </w:pPr>
      <w:rPr>
        <w:rFonts w:eastAsia="新細明體" w:hint="default"/>
      </w:rPr>
    </w:lvl>
    <w:lvl w:ilvl="2" w:tplc="FFFFFFFF">
      <w:start w:val="1"/>
      <w:numFmt w:val="lowerRoman"/>
      <w:lvlText w:val="%3."/>
      <w:lvlJc w:val="right"/>
      <w:pPr>
        <w:ind w:left="1440" w:hanging="480"/>
      </w:pPr>
    </w:lvl>
    <w:lvl w:ilvl="3" w:tplc="04090011">
      <w:start w:val="1"/>
      <w:numFmt w:val="upperLetter"/>
      <w:lvlText w:val="%4."/>
      <w:lvlJc w:val="left"/>
      <w:pPr>
        <w:ind w:left="1920" w:hanging="480"/>
      </w:pPr>
    </w:lvl>
    <w:lvl w:ilvl="4" w:tplc="FFFFFFFF">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224FF151"/>
    <w:multiLevelType w:val="hybridMultilevel"/>
    <w:tmpl w:val="FFFFFFFF"/>
    <w:lvl w:ilvl="0" w:tplc="DF9AC4E2">
      <w:start w:val="1"/>
      <w:numFmt w:val="lowerLetter"/>
      <w:lvlText w:val="e)"/>
      <w:lvlJc w:val="left"/>
      <w:pPr>
        <w:ind w:left="1200" w:hanging="420"/>
      </w:pPr>
    </w:lvl>
    <w:lvl w:ilvl="1" w:tplc="888282C2">
      <w:start w:val="1"/>
      <w:numFmt w:val="lowerLetter"/>
      <w:lvlText w:val="%2."/>
      <w:lvlJc w:val="left"/>
      <w:pPr>
        <w:ind w:left="1620" w:hanging="420"/>
      </w:pPr>
    </w:lvl>
    <w:lvl w:ilvl="2" w:tplc="E81E6828">
      <w:start w:val="1"/>
      <w:numFmt w:val="lowerRoman"/>
      <w:lvlText w:val="%3."/>
      <w:lvlJc w:val="right"/>
      <w:pPr>
        <w:ind w:left="2040" w:hanging="420"/>
      </w:pPr>
    </w:lvl>
    <w:lvl w:ilvl="3" w:tplc="44D617A6">
      <w:start w:val="1"/>
      <w:numFmt w:val="decimal"/>
      <w:lvlText w:val="%4."/>
      <w:lvlJc w:val="left"/>
      <w:pPr>
        <w:ind w:left="2460" w:hanging="420"/>
      </w:pPr>
    </w:lvl>
    <w:lvl w:ilvl="4" w:tplc="8B62A4D8">
      <w:start w:val="1"/>
      <w:numFmt w:val="lowerLetter"/>
      <w:lvlText w:val="%5."/>
      <w:lvlJc w:val="left"/>
      <w:pPr>
        <w:ind w:left="2880" w:hanging="420"/>
      </w:pPr>
    </w:lvl>
    <w:lvl w:ilvl="5" w:tplc="742C347C">
      <w:start w:val="1"/>
      <w:numFmt w:val="lowerRoman"/>
      <w:lvlText w:val="%6."/>
      <w:lvlJc w:val="right"/>
      <w:pPr>
        <w:ind w:left="3300" w:hanging="420"/>
      </w:pPr>
    </w:lvl>
    <w:lvl w:ilvl="6" w:tplc="0854DAC6">
      <w:start w:val="1"/>
      <w:numFmt w:val="decimal"/>
      <w:lvlText w:val="%7."/>
      <w:lvlJc w:val="left"/>
      <w:pPr>
        <w:ind w:left="3720" w:hanging="420"/>
      </w:pPr>
    </w:lvl>
    <w:lvl w:ilvl="7" w:tplc="9BA8E5F8">
      <w:start w:val="1"/>
      <w:numFmt w:val="lowerLetter"/>
      <w:lvlText w:val="%8."/>
      <w:lvlJc w:val="left"/>
      <w:pPr>
        <w:ind w:left="4140" w:hanging="420"/>
      </w:pPr>
    </w:lvl>
    <w:lvl w:ilvl="8" w:tplc="EAD20624">
      <w:start w:val="1"/>
      <w:numFmt w:val="lowerRoman"/>
      <w:lvlText w:val="%9."/>
      <w:lvlJc w:val="right"/>
      <w:pPr>
        <w:ind w:left="4560" w:hanging="420"/>
      </w:pPr>
    </w:lvl>
  </w:abstractNum>
  <w:abstractNum w:abstractNumId="28" w15:restartNumberingAfterBreak="0">
    <w:nsid w:val="25804A03"/>
    <w:multiLevelType w:val="hybridMultilevel"/>
    <w:tmpl w:val="54802C6A"/>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66A6D7C"/>
    <w:multiLevelType w:val="hybridMultilevel"/>
    <w:tmpl w:val="F8E40B5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A4C70AB"/>
    <w:multiLevelType w:val="hybridMultilevel"/>
    <w:tmpl w:val="3CC6E3D0"/>
    <w:lvl w:ilvl="0" w:tplc="04090013">
      <w:start w:val="1"/>
      <w:numFmt w:val="upperRoman"/>
      <w:lvlText w:val="%1."/>
      <w:lvlJc w:val="left"/>
      <w:pPr>
        <w:ind w:left="840" w:hanging="480"/>
      </w:pPr>
    </w:lvl>
    <w:lvl w:ilvl="1" w:tplc="04090019">
      <w:start w:val="1"/>
      <w:numFmt w:val="ideographTraditional"/>
      <w:lvlText w:val="%2、"/>
      <w:lvlJc w:val="left"/>
      <w:pPr>
        <w:ind w:left="1320" w:hanging="480"/>
      </w:pPr>
    </w:lvl>
    <w:lvl w:ilvl="2" w:tplc="0409001B">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1" w15:restartNumberingAfterBreak="0">
    <w:nsid w:val="2DA8479F"/>
    <w:multiLevelType w:val="hybridMultilevel"/>
    <w:tmpl w:val="DE364D80"/>
    <w:lvl w:ilvl="0" w:tplc="115076EE">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2EC16391"/>
    <w:multiLevelType w:val="hybridMultilevel"/>
    <w:tmpl w:val="DF98455E"/>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EDAE5B7"/>
    <w:multiLevelType w:val="hybridMultilevel"/>
    <w:tmpl w:val="FFFFFFFF"/>
    <w:lvl w:ilvl="0" w:tplc="F79EEE70">
      <w:start w:val="1"/>
      <w:numFmt w:val="lowerLetter"/>
      <w:lvlText w:val="e)"/>
      <w:lvlJc w:val="left"/>
      <w:pPr>
        <w:ind w:left="420" w:hanging="420"/>
      </w:pPr>
    </w:lvl>
    <w:lvl w:ilvl="1" w:tplc="FD509B58">
      <w:start w:val="1"/>
      <w:numFmt w:val="lowerLetter"/>
      <w:lvlText w:val="%2."/>
      <w:lvlJc w:val="left"/>
      <w:pPr>
        <w:ind w:left="840" w:hanging="420"/>
      </w:pPr>
    </w:lvl>
    <w:lvl w:ilvl="2" w:tplc="008EC596">
      <w:start w:val="1"/>
      <w:numFmt w:val="lowerRoman"/>
      <w:lvlText w:val="%3."/>
      <w:lvlJc w:val="right"/>
      <w:pPr>
        <w:ind w:left="1260" w:hanging="420"/>
      </w:pPr>
    </w:lvl>
    <w:lvl w:ilvl="3" w:tplc="AF3068D2">
      <w:start w:val="1"/>
      <w:numFmt w:val="decimal"/>
      <w:lvlText w:val="%4."/>
      <w:lvlJc w:val="left"/>
      <w:pPr>
        <w:ind w:left="1680" w:hanging="420"/>
      </w:pPr>
    </w:lvl>
    <w:lvl w:ilvl="4" w:tplc="AA3E7624">
      <w:start w:val="1"/>
      <w:numFmt w:val="lowerLetter"/>
      <w:lvlText w:val="%5."/>
      <w:lvlJc w:val="left"/>
      <w:pPr>
        <w:ind w:left="2100" w:hanging="420"/>
      </w:pPr>
    </w:lvl>
    <w:lvl w:ilvl="5" w:tplc="A14C9328">
      <w:start w:val="1"/>
      <w:numFmt w:val="lowerRoman"/>
      <w:lvlText w:val="%6."/>
      <w:lvlJc w:val="right"/>
      <w:pPr>
        <w:ind w:left="2520" w:hanging="420"/>
      </w:pPr>
    </w:lvl>
    <w:lvl w:ilvl="6" w:tplc="EE48D616">
      <w:start w:val="1"/>
      <w:numFmt w:val="decimal"/>
      <w:lvlText w:val="%7."/>
      <w:lvlJc w:val="left"/>
      <w:pPr>
        <w:ind w:left="2940" w:hanging="420"/>
      </w:pPr>
    </w:lvl>
    <w:lvl w:ilvl="7" w:tplc="98849166">
      <w:start w:val="1"/>
      <w:numFmt w:val="lowerLetter"/>
      <w:lvlText w:val="%8."/>
      <w:lvlJc w:val="left"/>
      <w:pPr>
        <w:ind w:left="3360" w:hanging="420"/>
      </w:pPr>
    </w:lvl>
    <w:lvl w:ilvl="8" w:tplc="8B886D32">
      <w:start w:val="1"/>
      <w:numFmt w:val="lowerRoman"/>
      <w:lvlText w:val="%9."/>
      <w:lvlJc w:val="right"/>
      <w:pPr>
        <w:ind w:left="3780" w:hanging="420"/>
      </w:pPr>
    </w:lvl>
  </w:abstractNum>
  <w:abstractNum w:abstractNumId="34" w15:restartNumberingAfterBreak="0">
    <w:nsid w:val="2EEE1D50"/>
    <w:multiLevelType w:val="hybridMultilevel"/>
    <w:tmpl w:val="03E0F6FA"/>
    <w:lvl w:ilvl="0" w:tplc="FFFFFFFF">
      <w:start w:val="1"/>
      <w:numFmt w:val="low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91E80E16">
      <w:start w:val="1"/>
      <w:numFmt w:val="lowerLetter"/>
      <w:lvlText w:val="%5."/>
      <w:lvlJc w:val="left"/>
      <w:pPr>
        <w:ind w:left="2400" w:hanging="480"/>
      </w:pPr>
    </w:lvl>
    <w:lvl w:ilvl="5" w:tplc="FFFFFFFF">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5" w15:restartNumberingAfterBreak="0">
    <w:nsid w:val="31AA0F7B"/>
    <w:multiLevelType w:val="hybridMultilevel"/>
    <w:tmpl w:val="BAE0CB80"/>
    <w:lvl w:ilvl="0" w:tplc="FFFFFFFF">
      <w:start w:val="1"/>
      <w:numFmt w:val="lowerRoman"/>
      <w:lvlText w:val="%1."/>
      <w:lvlJc w:val="right"/>
      <w:pPr>
        <w:ind w:left="480" w:hanging="480"/>
      </w:pPr>
    </w:lvl>
    <w:lvl w:ilvl="1" w:tplc="0409000F">
      <w:start w:val="1"/>
      <w:numFmt w:val="decimal"/>
      <w:lvlText w:val="%2."/>
      <w:lvlJc w:val="left"/>
      <w:pPr>
        <w:ind w:left="90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33A465F4"/>
    <w:multiLevelType w:val="hybridMultilevel"/>
    <w:tmpl w:val="227404F6"/>
    <w:lvl w:ilvl="0" w:tplc="8A9050CA">
      <w:start w:val="1"/>
      <w:numFmt w:val="lowerLetter"/>
      <w:lvlText w:val="%1."/>
      <w:lvlJc w:val="left"/>
      <w:pPr>
        <w:ind w:left="2400" w:hanging="480"/>
      </w:pPr>
    </w:lvl>
    <w:lvl w:ilvl="1" w:tplc="04090019">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37" w15:restartNumberingAfterBreak="0">
    <w:nsid w:val="34A13A3A"/>
    <w:multiLevelType w:val="hybridMultilevel"/>
    <w:tmpl w:val="12B89954"/>
    <w:lvl w:ilvl="0" w:tplc="04090011">
      <w:start w:val="1"/>
      <w:numFmt w:val="upperLetter"/>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361F03B9"/>
    <w:multiLevelType w:val="hybridMultilevel"/>
    <w:tmpl w:val="495221BA"/>
    <w:lvl w:ilvl="0" w:tplc="115076EE">
      <w:start w:val="1"/>
      <w:numFmt w:val="lowerLetter"/>
      <w:lvlText w:val="%1."/>
      <w:lvlJc w:val="left"/>
      <w:pPr>
        <w:ind w:left="480" w:hanging="480"/>
      </w:pPr>
    </w:lvl>
    <w:lvl w:ilvl="1" w:tplc="2D2AED0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3737728B"/>
    <w:multiLevelType w:val="hybridMultilevel"/>
    <w:tmpl w:val="51E2C8B8"/>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3CBA6210"/>
    <w:multiLevelType w:val="hybridMultilevel"/>
    <w:tmpl w:val="6BA64C20"/>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start w:val="1"/>
      <w:numFmt w:val="upperLetter"/>
      <w:lvlText w:val="%4."/>
      <w:lvlJc w:val="left"/>
      <w:pPr>
        <w:ind w:left="1920" w:hanging="480"/>
      </w:pPr>
    </w:lvl>
    <w:lvl w:ilvl="4" w:tplc="91E80E16">
      <w:start w:val="1"/>
      <w:numFmt w:val="lowerLetter"/>
      <w:lvlText w:val="%5."/>
      <w:lvlJc w:val="left"/>
      <w:pPr>
        <w:ind w:left="2400" w:hanging="480"/>
      </w:pPr>
    </w:lvl>
    <w:lvl w:ilvl="5" w:tplc="FFFFFFFF">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1" w15:restartNumberingAfterBreak="0">
    <w:nsid w:val="41367DAA"/>
    <w:multiLevelType w:val="hybridMultilevel"/>
    <w:tmpl w:val="4B9E74EA"/>
    <w:lvl w:ilvl="0" w:tplc="FFFFFFFF">
      <w:start w:val="1"/>
      <w:numFmt w:val="lowerLetter"/>
      <w:lvlText w:val="%1."/>
      <w:lvlJc w:val="left"/>
      <w:pPr>
        <w:ind w:left="2400" w:hanging="480"/>
      </w:pPr>
    </w:lvl>
    <w:lvl w:ilvl="1" w:tplc="0409001B">
      <w:start w:val="1"/>
      <w:numFmt w:val="lowerRoman"/>
      <w:lvlText w:val="%2."/>
      <w:lvlJc w:val="right"/>
      <w:pPr>
        <w:ind w:left="2880" w:hanging="480"/>
      </w:pPr>
    </w:lvl>
    <w:lvl w:ilvl="2" w:tplc="FFFFFFFF" w:tentative="1">
      <w:start w:val="1"/>
      <w:numFmt w:val="lowerRoman"/>
      <w:lvlText w:val="%3."/>
      <w:lvlJc w:val="right"/>
      <w:pPr>
        <w:ind w:left="3360" w:hanging="480"/>
      </w:pPr>
    </w:lvl>
    <w:lvl w:ilvl="3" w:tplc="FFFFFFFF" w:tentative="1">
      <w:start w:val="1"/>
      <w:numFmt w:val="decimal"/>
      <w:lvlText w:val="%4."/>
      <w:lvlJc w:val="left"/>
      <w:pPr>
        <w:ind w:left="3840" w:hanging="480"/>
      </w:pPr>
    </w:lvl>
    <w:lvl w:ilvl="4" w:tplc="FFFFFFFF" w:tentative="1">
      <w:start w:val="1"/>
      <w:numFmt w:val="ideographTraditional"/>
      <w:lvlText w:val="%5、"/>
      <w:lvlJc w:val="left"/>
      <w:pPr>
        <w:ind w:left="4320" w:hanging="480"/>
      </w:pPr>
    </w:lvl>
    <w:lvl w:ilvl="5" w:tplc="FFFFFFFF" w:tentative="1">
      <w:start w:val="1"/>
      <w:numFmt w:val="lowerRoman"/>
      <w:lvlText w:val="%6."/>
      <w:lvlJc w:val="right"/>
      <w:pPr>
        <w:ind w:left="4800" w:hanging="480"/>
      </w:pPr>
    </w:lvl>
    <w:lvl w:ilvl="6" w:tplc="FFFFFFFF" w:tentative="1">
      <w:start w:val="1"/>
      <w:numFmt w:val="decimal"/>
      <w:lvlText w:val="%7."/>
      <w:lvlJc w:val="left"/>
      <w:pPr>
        <w:ind w:left="5280" w:hanging="480"/>
      </w:pPr>
    </w:lvl>
    <w:lvl w:ilvl="7" w:tplc="FFFFFFFF" w:tentative="1">
      <w:start w:val="1"/>
      <w:numFmt w:val="ideographTraditional"/>
      <w:lvlText w:val="%8、"/>
      <w:lvlJc w:val="left"/>
      <w:pPr>
        <w:ind w:left="5760" w:hanging="480"/>
      </w:pPr>
    </w:lvl>
    <w:lvl w:ilvl="8" w:tplc="FFFFFFFF" w:tentative="1">
      <w:start w:val="1"/>
      <w:numFmt w:val="lowerRoman"/>
      <w:lvlText w:val="%9."/>
      <w:lvlJc w:val="right"/>
      <w:pPr>
        <w:ind w:left="6240" w:hanging="480"/>
      </w:pPr>
    </w:lvl>
  </w:abstractNum>
  <w:abstractNum w:abstractNumId="42" w15:restartNumberingAfterBreak="0">
    <w:nsid w:val="41D25582"/>
    <w:multiLevelType w:val="hybridMultilevel"/>
    <w:tmpl w:val="3A986064"/>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41F2334F"/>
    <w:multiLevelType w:val="hybridMultilevel"/>
    <w:tmpl w:val="3F38A0F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421D17DA"/>
    <w:multiLevelType w:val="hybridMultilevel"/>
    <w:tmpl w:val="7A847CCC"/>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45" w15:restartNumberingAfterBreak="0">
    <w:nsid w:val="430023F4"/>
    <w:multiLevelType w:val="hybridMultilevel"/>
    <w:tmpl w:val="0D2EF312"/>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430C55A7"/>
    <w:multiLevelType w:val="hybridMultilevel"/>
    <w:tmpl w:val="4EDE1B4E"/>
    <w:lvl w:ilvl="0" w:tplc="FFFFFFFF">
      <w:start w:val="1"/>
      <w:numFmt w:val="upperLetter"/>
      <w:lvlText w:val="%1."/>
      <w:lvlJc w:val="left"/>
      <w:pPr>
        <w:ind w:left="1176" w:hanging="480"/>
      </w:pPr>
    </w:lvl>
    <w:lvl w:ilvl="1" w:tplc="FFFFFFFF">
      <w:start w:val="1"/>
      <w:numFmt w:val="lowerLetter"/>
      <w:lvlText w:val="%2."/>
      <w:lvlJc w:val="left"/>
      <w:pPr>
        <w:ind w:left="1656" w:hanging="480"/>
      </w:pPr>
    </w:lvl>
    <w:lvl w:ilvl="2" w:tplc="FFFFFFFF">
      <w:start w:val="1"/>
      <w:numFmt w:val="lowerRoman"/>
      <w:lvlText w:val="%3."/>
      <w:lvlJc w:val="right"/>
      <w:pPr>
        <w:ind w:left="2136" w:hanging="480"/>
      </w:pPr>
    </w:lvl>
    <w:lvl w:ilvl="3" w:tplc="FFFFFFFF" w:tentative="1">
      <w:start w:val="1"/>
      <w:numFmt w:val="decimal"/>
      <w:lvlText w:val="%4."/>
      <w:lvlJc w:val="left"/>
      <w:pPr>
        <w:ind w:left="2616" w:hanging="480"/>
      </w:pPr>
    </w:lvl>
    <w:lvl w:ilvl="4" w:tplc="FFFFFFFF" w:tentative="1">
      <w:start w:val="1"/>
      <w:numFmt w:val="ideographTraditional"/>
      <w:lvlText w:val="%5、"/>
      <w:lvlJc w:val="left"/>
      <w:pPr>
        <w:ind w:left="3096" w:hanging="480"/>
      </w:pPr>
    </w:lvl>
    <w:lvl w:ilvl="5" w:tplc="FFFFFFFF" w:tentative="1">
      <w:start w:val="1"/>
      <w:numFmt w:val="lowerRoman"/>
      <w:lvlText w:val="%6."/>
      <w:lvlJc w:val="right"/>
      <w:pPr>
        <w:ind w:left="3576" w:hanging="480"/>
      </w:pPr>
    </w:lvl>
    <w:lvl w:ilvl="6" w:tplc="FFFFFFFF" w:tentative="1">
      <w:start w:val="1"/>
      <w:numFmt w:val="decimal"/>
      <w:lvlText w:val="%7."/>
      <w:lvlJc w:val="left"/>
      <w:pPr>
        <w:ind w:left="4056" w:hanging="480"/>
      </w:pPr>
    </w:lvl>
    <w:lvl w:ilvl="7" w:tplc="FFFFFFFF" w:tentative="1">
      <w:start w:val="1"/>
      <w:numFmt w:val="ideographTraditional"/>
      <w:lvlText w:val="%8、"/>
      <w:lvlJc w:val="left"/>
      <w:pPr>
        <w:ind w:left="4536" w:hanging="480"/>
      </w:pPr>
    </w:lvl>
    <w:lvl w:ilvl="8" w:tplc="FFFFFFFF" w:tentative="1">
      <w:start w:val="1"/>
      <w:numFmt w:val="lowerRoman"/>
      <w:lvlText w:val="%9."/>
      <w:lvlJc w:val="right"/>
      <w:pPr>
        <w:ind w:left="5016" w:hanging="480"/>
      </w:pPr>
    </w:lvl>
  </w:abstractNum>
  <w:abstractNum w:abstractNumId="47" w15:restartNumberingAfterBreak="0">
    <w:nsid w:val="443E3A00"/>
    <w:multiLevelType w:val="hybridMultilevel"/>
    <w:tmpl w:val="A4524A10"/>
    <w:lvl w:ilvl="0" w:tplc="FFFFFFFF">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47D73EAB"/>
    <w:multiLevelType w:val="hybridMultilevel"/>
    <w:tmpl w:val="D7A0A9FE"/>
    <w:lvl w:ilvl="0" w:tplc="0409001B">
      <w:start w:val="1"/>
      <w:numFmt w:val="lowerRoman"/>
      <w:lvlText w:val="%1."/>
      <w:lvlJc w:val="righ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480C3DE2"/>
    <w:multiLevelType w:val="hybridMultilevel"/>
    <w:tmpl w:val="1174F816"/>
    <w:lvl w:ilvl="0" w:tplc="26D86F8A">
      <w:start w:val="1"/>
      <w:numFmt w:val="lowerLetter"/>
      <w:lvlText w:val="%1."/>
      <w:lvlJc w:val="left"/>
      <w:pPr>
        <w:ind w:left="480" w:hanging="480"/>
      </w:pPr>
      <w:rPr>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484F4621"/>
    <w:multiLevelType w:val="hybridMultilevel"/>
    <w:tmpl w:val="3870AC04"/>
    <w:lvl w:ilvl="0" w:tplc="04090011">
      <w:start w:val="1"/>
      <w:numFmt w:val="upperLetter"/>
      <w:lvlText w:val="%1."/>
      <w:lvlJc w:val="left"/>
      <w:pPr>
        <w:ind w:left="480" w:hanging="480"/>
      </w:pPr>
    </w:lvl>
    <w:lvl w:ilvl="1" w:tplc="04090019">
      <w:start w:val="1"/>
      <w:numFmt w:val="ideographTraditional"/>
      <w:lvlText w:val="%2、"/>
      <w:lvlJc w:val="left"/>
      <w:pPr>
        <w:ind w:left="960" w:hanging="480"/>
      </w:pPr>
    </w:lvl>
    <w:lvl w:ilvl="2" w:tplc="3CA26A24">
      <w:start w:val="1"/>
      <w:numFmt w:val="upperRoman"/>
      <w:pStyle w:val="TOC1"/>
      <w:lvlText w:val="%3."/>
      <w:lvlJc w:val="lef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4B5260C5"/>
    <w:multiLevelType w:val="hybridMultilevel"/>
    <w:tmpl w:val="47607DAE"/>
    <w:lvl w:ilvl="0" w:tplc="115076EE">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4D5923B7"/>
    <w:multiLevelType w:val="hybridMultilevel"/>
    <w:tmpl w:val="D30C1C2C"/>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4D643AC9"/>
    <w:multiLevelType w:val="hybridMultilevel"/>
    <w:tmpl w:val="CFE0606C"/>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54" w15:restartNumberingAfterBreak="0">
    <w:nsid w:val="4DE5140E"/>
    <w:multiLevelType w:val="hybridMultilevel"/>
    <w:tmpl w:val="9C1A0B5C"/>
    <w:lvl w:ilvl="0" w:tplc="1816889A">
      <w:start w:val="1"/>
      <w:numFmt w:val="upperLetter"/>
      <w:lvlText w:val="%1."/>
      <w:lvlJc w:val="left"/>
      <w:pPr>
        <w:ind w:left="48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EAF4F7D"/>
    <w:multiLevelType w:val="hybridMultilevel"/>
    <w:tmpl w:val="7206D36C"/>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501B5431"/>
    <w:multiLevelType w:val="hybridMultilevel"/>
    <w:tmpl w:val="DD74602A"/>
    <w:lvl w:ilvl="0" w:tplc="264EE346">
      <w:start w:val="1"/>
      <w:numFmt w:val="decimal"/>
      <w:lvlText w:val="%1."/>
      <w:lvlJc w:val="left"/>
      <w:pPr>
        <w:ind w:left="360" w:hanging="360"/>
      </w:pPr>
      <w:rPr>
        <w:rFonts w:hint="default"/>
      </w:rPr>
    </w:lvl>
    <w:lvl w:ilvl="1" w:tplc="04090013">
      <w:start w:val="1"/>
      <w:numFmt w:val="upperRoman"/>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50A3429A"/>
    <w:multiLevelType w:val="hybridMultilevel"/>
    <w:tmpl w:val="96D2617C"/>
    <w:lvl w:ilvl="0" w:tplc="0409001B">
      <w:start w:val="1"/>
      <w:numFmt w:val="lowerRoman"/>
      <w:lvlText w:val="%1."/>
      <w:lvlJc w:val="right"/>
      <w:pPr>
        <w:ind w:left="898" w:hanging="480"/>
      </w:pPr>
    </w:lvl>
    <w:lvl w:ilvl="1" w:tplc="04090019" w:tentative="1">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58" w15:restartNumberingAfterBreak="0">
    <w:nsid w:val="50BF7955"/>
    <w:multiLevelType w:val="hybridMultilevel"/>
    <w:tmpl w:val="ED38297E"/>
    <w:lvl w:ilvl="0" w:tplc="0409001B">
      <w:start w:val="1"/>
      <w:numFmt w:val="lowerRoman"/>
      <w:lvlText w:val="%1."/>
      <w:lvlJc w:val="righ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51A72886"/>
    <w:multiLevelType w:val="hybridMultilevel"/>
    <w:tmpl w:val="99C21FA6"/>
    <w:lvl w:ilvl="0" w:tplc="115076EE">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53B754DC"/>
    <w:multiLevelType w:val="hybridMultilevel"/>
    <w:tmpl w:val="47E22072"/>
    <w:lvl w:ilvl="0" w:tplc="39C2196C">
      <w:start w:val="1"/>
      <w:numFmt w:val="upperLetter"/>
      <w:lvlText w:val="%1."/>
      <w:lvlJc w:val="left"/>
      <w:pPr>
        <w:ind w:left="1176" w:hanging="480"/>
      </w:pPr>
    </w:lvl>
    <w:lvl w:ilvl="1" w:tplc="1D209AD4">
      <w:start w:val="1"/>
      <w:numFmt w:val="ideographTraditional"/>
      <w:lvlText w:val="%2、"/>
      <w:lvlJc w:val="left"/>
      <w:pPr>
        <w:ind w:left="1656" w:hanging="480"/>
      </w:pPr>
    </w:lvl>
    <w:lvl w:ilvl="2" w:tplc="0409001B">
      <w:start w:val="1"/>
      <w:numFmt w:val="lowerRoman"/>
      <w:lvlText w:val="%3."/>
      <w:lvlJc w:val="right"/>
      <w:pPr>
        <w:ind w:left="2136" w:hanging="480"/>
      </w:pPr>
    </w:lvl>
    <w:lvl w:ilvl="3" w:tplc="0409000F">
      <w:start w:val="1"/>
      <w:numFmt w:val="decimal"/>
      <w:lvlText w:val="%4."/>
      <w:lvlJc w:val="left"/>
      <w:pPr>
        <w:ind w:left="2616" w:hanging="480"/>
      </w:pPr>
    </w:lvl>
    <w:lvl w:ilvl="4" w:tplc="04090019" w:tentative="1">
      <w:start w:val="1"/>
      <w:numFmt w:val="ideographTraditional"/>
      <w:lvlText w:val="%5、"/>
      <w:lvlJc w:val="left"/>
      <w:pPr>
        <w:ind w:left="3096" w:hanging="480"/>
      </w:pPr>
    </w:lvl>
    <w:lvl w:ilvl="5" w:tplc="0409001B" w:tentative="1">
      <w:start w:val="1"/>
      <w:numFmt w:val="lowerRoman"/>
      <w:lvlText w:val="%6."/>
      <w:lvlJc w:val="right"/>
      <w:pPr>
        <w:ind w:left="3576" w:hanging="480"/>
      </w:pPr>
    </w:lvl>
    <w:lvl w:ilvl="6" w:tplc="0409000F" w:tentative="1">
      <w:start w:val="1"/>
      <w:numFmt w:val="decimal"/>
      <w:lvlText w:val="%7."/>
      <w:lvlJc w:val="left"/>
      <w:pPr>
        <w:ind w:left="4056" w:hanging="480"/>
      </w:pPr>
    </w:lvl>
    <w:lvl w:ilvl="7" w:tplc="04090019" w:tentative="1">
      <w:start w:val="1"/>
      <w:numFmt w:val="ideographTraditional"/>
      <w:lvlText w:val="%8、"/>
      <w:lvlJc w:val="left"/>
      <w:pPr>
        <w:ind w:left="4536" w:hanging="480"/>
      </w:pPr>
    </w:lvl>
    <w:lvl w:ilvl="8" w:tplc="0409001B" w:tentative="1">
      <w:start w:val="1"/>
      <w:numFmt w:val="lowerRoman"/>
      <w:lvlText w:val="%9."/>
      <w:lvlJc w:val="right"/>
      <w:pPr>
        <w:ind w:left="5016" w:hanging="480"/>
      </w:pPr>
    </w:lvl>
  </w:abstractNum>
  <w:abstractNum w:abstractNumId="61" w15:restartNumberingAfterBreak="0">
    <w:nsid w:val="548B173F"/>
    <w:multiLevelType w:val="hybridMultilevel"/>
    <w:tmpl w:val="F7A2C234"/>
    <w:lvl w:ilvl="0" w:tplc="04090011">
      <w:start w:val="1"/>
      <w:numFmt w:val="upperLetter"/>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62" w15:restartNumberingAfterBreak="0">
    <w:nsid w:val="582376D3"/>
    <w:multiLevelType w:val="hybridMultilevel"/>
    <w:tmpl w:val="88AC91A0"/>
    <w:lvl w:ilvl="0" w:tplc="04090011">
      <w:start w:val="1"/>
      <w:numFmt w:val="upperLetter"/>
      <w:lvlText w:val="%1."/>
      <w:lvlJc w:val="left"/>
      <w:pPr>
        <w:ind w:left="1176" w:hanging="480"/>
      </w:pPr>
    </w:lvl>
    <w:lvl w:ilvl="1" w:tplc="04090019" w:tentative="1">
      <w:start w:val="1"/>
      <w:numFmt w:val="ideographTraditional"/>
      <w:lvlText w:val="%2、"/>
      <w:lvlJc w:val="left"/>
      <w:pPr>
        <w:ind w:left="1656" w:hanging="480"/>
      </w:pPr>
    </w:lvl>
    <w:lvl w:ilvl="2" w:tplc="0409001B" w:tentative="1">
      <w:start w:val="1"/>
      <w:numFmt w:val="lowerRoman"/>
      <w:lvlText w:val="%3."/>
      <w:lvlJc w:val="right"/>
      <w:pPr>
        <w:ind w:left="2136" w:hanging="480"/>
      </w:pPr>
    </w:lvl>
    <w:lvl w:ilvl="3" w:tplc="0409000F" w:tentative="1">
      <w:start w:val="1"/>
      <w:numFmt w:val="decimal"/>
      <w:lvlText w:val="%4."/>
      <w:lvlJc w:val="left"/>
      <w:pPr>
        <w:ind w:left="2616" w:hanging="480"/>
      </w:pPr>
    </w:lvl>
    <w:lvl w:ilvl="4" w:tplc="04090019" w:tentative="1">
      <w:start w:val="1"/>
      <w:numFmt w:val="ideographTraditional"/>
      <w:lvlText w:val="%5、"/>
      <w:lvlJc w:val="left"/>
      <w:pPr>
        <w:ind w:left="3096" w:hanging="480"/>
      </w:pPr>
    </w:lvl>
    <w:lvl w:ilvl="5" w:tplc="0409001B" w:tentative="1">
      <w:start w:val="1"/>
      <w:numFmt w:val="lowerRoman"/>
      <w:lvlText w:val="%6."/>
      <w:lvlJc w:val="right"/>
      <w:pPr>
        <w:ind w:left="3576" w:hanging="480"/>
      </w:pPr>
    </w:lvl>
    <w:lvl w:ilvl="6" w:tplc="0409000F" w:tentative="1">
      <w:start w:val="1"/>
      <w:numFmt w:val="decimal"/>
      <w:lvlText w:val="%7."/>
      <w:lvlJc w:val="left"/>
      <w:pPr>
        <w:ind w:left="4056" w:hanging="480"/>
      </w:pPr>
    </w:lvl>
    <w:lvl w:ilvl="7" w:tplc="04090019" w:tentative="1">
      <w:start w:val="1"/>
      <w:numFmt w:val="ideographTraditional"/>
      <w:lvlText w:val="%8、"/>
      <w:lvlJc w:val="left"/>
      <w:pPr>
        <w:ind w:left="4536" w:hanging="480"/>
      </w:pPr>
    </w:lvl>
    <w:lvl w:ilvl="8" w:tplc="0409001B" w:tentative="1">
      <w:start w:val="1"/>
      <w:numFmt w:val="lowerRoman"/>
      <w:lvlText w:val="%9."/>
      <w:lvlJc w:val="right"/>
      <w:pPr>
        <w:ind w:left="5016" w:hanging="480"/>
      </w:pPr>
    </w:lvl>
  </w:abstractNum>
  <w:abstractNum w:abstractNumId="63" w15:restartNumberingAfterBreak="0">
    <w:nsid w:val="588E031E"/>
    <w:multiLevelType w:val="hybridMultilevel"/>
    <w:tmpl w:val="8560593C"/>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58DB19BB"/>
    <w:multiLevelType w:val="hybridMultilevel"/>
    <w:tmpl w:val="0136F496"/>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start w:val="1"/>
      <w:numFmt w:val="upperLetter"/>
      <w:lvlText w:val="%4."/>
      <w:lvlJc w:val="left"/>
      <w:pPr>
        <w:ind w:left="1920" w:hanging="480"/>
      </w:pPr>
    </w:lvl>
    <w:lvl w:ilvl="4" w:tplc="91E80E16">
      <w:start w:val="1"/>
      <w:numFmt w:val="lowerLetter"/>
      <w:lvlText w:val="%5."/>
      <w:lvlJc w:val="left"/>
      <w:pPr>
        <w:ind w:left="2400" w:hanging="480"/>
      </w:pPr>
    </w:lvl>
    <w:lvl w:ilvl="5" w:tplc="FFFFFFFF">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5" w15:restartNumberingAfterBreak="0">
    <w:nsid w:val="59015515"/>
    <w:multiLevelType w:val="hybridMultilevel"/>
    <w:tmpl w:val="B44A31D4"/>
    <w:lvl w:ilvl="0" w:tplc="115076EE">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5AC86260"/>
    <w:multiLevelType w:val="hybridMultilevel"/>
    <w:tmpl w:val="72886D88"/>
    <w:lvl w:ilvl="0" w:tplc="0409001B">
      <w:start w:val="1"/>
      <w:numFmt w:val="lowerRoman"/>
      <w:lvlText w:val="%1."/>
      <w:lvlJc w:val="right"/>
      <w:pPr>
        <w:ind w:left="1416" w:hanging="480"/>
      </w:pPr>
    </w:lvl>
    <w:lvl w:ilvl="1" w:tplc="04090019" w:tentative="1">
      <w:start w:val="1"/>
      <w:numFmt w:val="ideographTraditional"/>
      <w:lvlText w:val="%2、"/>
      <w:lvlJc w:val="left"/>
      <w:pPr>
        <w:ind w:left="1896" w:hanging="480"/>
      </w:pPr>
    </w:lvl>
    <w:lvl w:ilvl="2" w:tplc="0409001B" w:tentative="1">
      <w:start w:val="1"/>
      <w:numFmt w:val="lowerRoman"/>
      <w:lvlText w:val="%3."/>
      <w:lvlJc w:val="right"/>
      <w:pPr>
        <w:ind w:left="2376" w:hanging="480"/>
      </w:pPr>
    </w:lvl>
    <w:lvl w:ilvl="3" w:tplc="0409000F" w:tentative="1">
      <w:start w:val="1"/>
      <w:numFmt w:val="decimal"/>
      <w:lvlText w:val="%4."/>
      <w:lvlJc w:val="left"/>
      <w:pPr>
        <w:ind w:left="2856" w:hanging="480"/>
      </w:pPr>
    </w:lvl>
    <w:lvl w:ilvl="4" w:tplc="04090019" w:tentative="1">
      <w:start w:val="1"/>
      <w:numFmt w:val="ideographTraditional"/>
      <w:lvlText w:val="%5、"/>
      <w:lvlJc w:val="left"/>
      <w:pPr>
        <w:ind w:left="3336" w:hanging="480"/>
      </w:pPr>
    </w:lvl>
    <w:lvl w:ilvl="5" w:tplc="0409001B" w:tentative="1">
      <w:start w:val="1"/>
      <w:numFmt w:val="lowerRoman"/>
      <w:lvlText w:val="%6."/>
      <w:lvlJc w:val="right"/>
      <w:pPr>
        <w:ind w:left="3816" w:hanging="480"/>
      </w:pPr>
    </w:lvl>
    <w:lvl w:ilvl="6" w:tplc="0409000F" w:tentative="1">
      <w:start w:val="1"/>
      <w:numFmt w:val="decimal"/>
      <w:lvlText w:val="%7."/>
      <w:lvlJc w:val="left"/>
      <w:pPr>
        <w:ind w:left="4296" w:hanging="480"/>
      </w:pPr>
    </w:lvl>
    <w:lvl w:ilvl="7" w:tplc="04090019" w:tentative="1">
      <w:start w:val="1"/>
      <w:numFmt w:val="ideographTraditional"/>
      <w:lvlText w:val="%8、"/>
      <w:lvlJc w:val="left"/>
      <w:pPr>
        <w:ind w:left="4776" w:hanging="480"/>
      </w:pPr>
    </w:lvl>
    <w:lvl w:ilvl="8" w:tplc="0409001B" w:tentative="1">
      <w:start w:val="1"/>
      <w:numFmt w:val="lowerRoman"/>
      <w:lvlText w:val="%9."/>
      <w:lvlJc w:val="right"/>
      <w:pPr>
        <w:ind w:left="5256" w:hanging="480"/>
      </w:pPr>
    </w:lvl>
  </w:abstractNum>
  <w:abstractNum w:abstractNumId="67" w15:restartNumberingAfterBreak="0">
    <w:nsid w:val="5B2B4B21"/>
    <w:multiLevelType w:val="hybridMultilevel"/>
    <w:tmpl w:val="EDF8CAC8"/>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68" w15:restartNumberingAfterBreak="0">
    <w:nsid w:val="5C143B14"/>
    <w:multiLevelType w:val="hybridMultilevel"/>
    <w:tmpl w:val="DE66B2DC"/>
    <w:lvl w:ilvl="0" w:tplc="FFFFFFFF">
      <w:start w:val="1"/>
      <w:numFmt w:val="lowerRoman"/>
      <w:lvlText w:val="%1."/>
      <w:lvlJc w:val="right"/>
      <w:pPr>
        <w:ind w:left="480" w:hanging="480"/>
      </w:pPr>
    </w:lvl>
    <w:lvl w:ilvl="1" w:tplc="0409000F">
      <w:start w:val="1"/>
      <w:numFmt w:val="decimal"/>
      <w:lvlText w:val="%2."/>
      <w:lvlJc w:val="left"/>
      <w:pPr>
        <w:ind w:left="900" w:hanging="480"/>
      </w:p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9" w15:restartNumberingAfterBreak="0">
    <w:nsid w:val="5F516243"/>
    <w:multiLevelType w:val="hybridMultilevel"/>
    <w:tmpl w:val="D918F48E"/>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60155F95"/>
    <w:multiLevelType w:val="hybridMultilevel"/>
    <w:tmpl w:val="34668BC6"/>
    <w:lvl w:ilvl="0" w:tplc="0409000F">
      <w:start w:val="1"/>
      <w:numFmt w:val="decimal"/>
      <w:lvlText w:val="%1."/>
      <w:lvlJc w:val="left"/>
      <w:pPr>
        <w:ind w:left="900" w:hanging="480"/>
      </w:p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71" w15:restartNumberingAfterBreak="0">
    <w:nsid w:val="60D936CB"/>
    <w:multiLevelType w:val="hybridMultilevel"/>
    <w:tmpl w:val="6D18BDF0"/>
    <w:lvl w:ilvl="0" w:tplc="FFFFFFFF">
      <w:start w:val="1"/>
      <w:numFmt w:val="upperLetter"/>
      <w:lvlText w:val="%1."/>
      <w:lvlJc w:val="left"/>
      <w:pPr>
        <w:ind w:left="696" w:hanging="480"/>
      </w:pPr>
    </w:lvl>
    <w:lvl w:ilvl="1" w:tplc="FFFFFFFF">
      <w:start w:val="1"/>
      <w:numFmt w:val="lowerLetter"/>
      <w:lvlText w:val="%2."/>
      <w:lvlJc w:val="left"/>
      <w:pPr>
        <w:ind w:left="1176" w:hanging="480"/>
      </w:pPr>
    </w:lvl>
    <w:lvl w:ilvl="2" w:tplc="36CEED40">
      <w:start w:val="1"/>
      <w:numFmt w:val="lowerLetter"/>
      <w:lvlText w:val="%3."/>
      <w:lvlJc w:val="left"/>
      <w:pPr>
        <w:ind w:left="1656" w:hanging="480"/>
      </w:pPr>
    </w:lvl>
    <w:lvl w:ilvl="3" w:tplc="FFFFFFFF">
      <w:start w:val="1"/>
      <w:numFmt w:val="decimal"/>
      <w:lvlText w:val="%4."/>
      <w:lvlJc w:val="left"/>
      <w:pPr>
        <w:ind w:left="2136" w:hanging="480"/>
      </w:pPr>
    </w:lvl>
    <w:lvl w:ilvl="4" w:tplc="FFFFFFFF">
      <w:start w:val="1"/>
      <w:numFmt w:val="ideographTraditional"/>
      <w:lvlText w:val="%5、"/>
      <w:lvlJc w:val="left"/>
      <w:pPr>
        <w:ind w:left="2616" w:hanging="480"/>
      </w:pPr>
    </w:lvl>
    <w:lvl w:ilvl="5" w:tplc="FFFFFFFF">
      <w:start w:val="1"/>
      <w:numFmt w:val="lowerRoman"/>
      <w:lvlText w:val="%6."/>
      <w:lvlJc w:val="right"/>
      <w:pPr>
        <w:ind w:left="3096" w:hanging="480"/>
      </w:pPr>
    </w:lvl>
    <w:lvl w:ilvl="6" w:tplc="FFFFFFFF">
      <w:start w:val="1"/>
      <w:numFmt w:val="decimal"/>
      <w:lvlText w:val="%7."/>
      <w:lvlJc w:val="left"/>
      <w:pPr>
        <w:ind w:left="3576" w:hanging="480"/>
      </w:pPr>
    </w:lvl>
    <w:lvl w:ilvl="7" w:tplc="FFFFFFFF">
      <w:start w:val="1"/>
      <w:numFmt w:val="ideographTraditional"/>
      <w:lvlText w:val="%8、"/>
      <w:lvlJc w:val="left"/>
      <w:pPr>
        <w:ind w:left="4056" w:hanging="480"/>
      </w:pPr>
    </w:lvl>
    <w:lvl w:ilvl="8" w:tplc="FFFFFFFF">
      <w:start w:val="1"/>
      <w:numFmt w:val="lowerRoman"/>
      <w:lvlText w:val="%9."/>
      <w:lvlJc w:val="right"/>
      <w:pPr>
        <w:ind w:left="4536" w:hanging="480"/>
      </w:pPr>
    </w:lvl>
  </w:abstractNum>
  <w:abstractNum w:abstractNumId="72" w15:restartNumberingAfterBreak="0">
    <w:nsid w:val="613F7684"/>
    <w:multiLevelType w:val="hybridMultilevel"/>
    <w:tmpl w:val="CF5C85B6"/>
    <w:lvl w:ilvl="0" w:tplc="FFFFFFFF">
      <w:start w:val="1"/>
      <w:numFmt w:val="lowerLetter"/>
      <w:lvlText w:val="%1."/>
      <w:lvlJc w:val="left"/>
      <w:pPr>
        <w:ind w:left="1656" w:hanging="480"/>
      </w:pPr>
    </w:lvl>
    <w:lvl w:ilvl="1" w:tplc="04090019" w:tentative="1">
      <w:start w:val="1"/>
      <w:numFmt w:val="ideographTraditional"/>
      <w:lvlText w:val="%2、"/>
      <w:lvlJc w:val="left"/>
      <w:pPr>
        <w:ind w:left="2136" w:hanging="480"/>
      </w:pPr>
    </w:lvl>
    <w:lvl w:ilvl="2" w:tplc="0409001B" w:tentative="1">
      <w:start w:val="1"/>
      <w:numFmt w:val="lowerRoman"/>
      <w:lvlText w:val="%3."/>
      <w:lvlJc w:val="right"/>
      <w:pPr>
        <w:ind w:left="2616" w:hanging="480"/>
      </w:pPr>
    </w:lvl>
    <w:lvl w:ilvl="3" w:tplc="0409000F" w:tentative="1">
      <w:start w:val="1"/>
      <w:numFmt w:val="decimal"/>
      <w:lvlText w:val="%4."/>
      <w:lvlJc w:val="left"/>
      <w:pPr>
        <w:ind w:left="3096" w:hanging="480"/>
      </w:pPr>
    </w:lvl>
    <w:lvl w:ilvl="4" w:tplc="04090019" w:tentative="1">
      <w:start w:val="1"/>
      <w:numFmt w:val="ideographTraditional"/>
      <w:lvlText w:val="%5、"/>
      <w:lvlJc w:val="left"/>
      <w:pPr>
        <w:ind w:left="3576" w:hanging="480"/>
      </w:pPr>
    </w:lvl>
    <w:lvl w:ilvl="5" w:tplc="0409001B" w:tentative="1">
      <w:start w:val="1"/>
      <w:numFmt w:val="lowerRoman"/>
      <w:lvlText w:val="%6."/>
      <w:lvlJc w:val="right"/>
      <w:pPr>
        <w:ind w:left="4056" w:hanging="480"/>
      </w:pPr>
    </w:lvl>
    <w:lvl w:ilvl="6" w:tplc="0409000F" w:tentative="1">
      <w:start w:val="1"/>
      <w:numFmt w:val="decimal"/>
      <w:lvlText w:val="%7."/>
      <w:lvlJc w:val="left"/>
      <w:pPr>
        <w:ind w:left="4536" w:hanging="480"/>
      </w:pPr>
    </w:lvl>
    <w:lvl w:ilvl="7" w:tplc="04090019" w:tentative="1">
      <w:start w:val="1"/>
      <w:numFmt w:val="ideographTraditional"/>
      <w:lvlText w:val="%8、"/>
      <w:lvlJc w:val="left"/>
      <w:pPr>
        <w:ind w:left="5016" w:hanging="480"/>
      </w:pPr>
    </w:lvl>
    <w:lvl w:ilvl="8" w:tplc="0409001B" w:tentative="1">
      <w:start w:val="1"/>
      <w:numFmt w:val="lowerRoman"/>
      <w:lvlText w:val="%9."/>
      <w:lvlJc w:val="right"/>
      <w:pPr>
        <w:ind w:left="5496" w:hanging="480"/>
      </w:pPr>
    </w:lvl>
  </w:abstractNum>
  <w:abstractNum w:abstractNumId="73" w15:restartNumberingAfterBreak="0">
    <w:nsid w:val="62E712DB"/>
    <w:multiLevelType w:val="hybridMultilevel"/>
    <w:tmpl w:val="04A44218"/>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64D057F5"/>
    <w:multiLevelType w:val="hybridMultilevel"/>
    <w:tmpl w:val="CFE0606C"/>
    <w:lvl w:ilvl="0" w:tplc="FFFFFFFF">
      <w:start w:val="1"/>
      <w:numFmt w:val="decimal"/>
      <w:lvlText w:val="%1."/>
      <w:lvlJc w:val="left"/>
      <w:pPr>
        <w:ind w:left="1920" w:hanging="480"/>
      </w:pPr>
    </w:lvl>
    <w:lvl w:ilvl="1" w:tplc="FFFFFFFF" w:tentative="1">
      <w:start w:val="1"/>
      <w:numFmt w:val="ideographTraditional"/>
      <w:lvlText w:val="%2、"/>
      <w:lvlJc w:val="left"/>
      <w:pPr>
        <w:ind w:left="2400" w:hanging="480"/>
      </w:pPr>
    </w:lvl>
    <w:lvl w:ilvl="2" w:tplc="FFFFFFFF" w:tentative="1">
      <w:start w:val="1"/>
      <w:numFmt w:val="lowerRoman"/>
      <w:lvlText w:val="%3."/>
      <w:lvlJc w:val="right"/>
      <w:pPr>
        <w:ind w:left="2880" w:hanging="480"/>
      </w:pPr>
    </w:lvl>
    <w:lvl w:ilvl="3" w:tplc="FFFFFFFF" w:tentative="1">
      <w:start w:val="1"/>
      <w:numFmt w:val="decimal"/>
      <w:lvlText w:val="%4."/>
      <w:lvlJc w:val="left"/>
      <w:pPr>
        <w:ind w:left="3360" w:hanging="480"/>
      </w:pPr>
    </w:lvl>
    <w:lvl w:ilvl="4" w:tplc="FFFFFFFF" w:tentative="1">
      <w:start w:val="1"/>
      <w:numFmt w:val="ideographTraditional"/>
      <w:lvlText w:val="%5、"/>
      <w:lvlJc w:val="left"/>
      <w:pPr>
        <w:ind w:left="3840" w:hanging="480"/>
      </w:pPr>
    </w:lvl>
    <w:lvl w:ilvl="5" w:tplc="FFFFFFFF" w:tentative="1">
      <w:start w:val="1"/>
      <w:numFmt w:val="lowerRoman"/>
      <w:lvlText w:val="%6."/>
      <w:lvlJc w:val="right"/>
      <w:pPr>
        <w:ind w:left="4320" w:hanging="480"/>
      </w:pPr>
    </w:lvl>
    <w:lvl w:ilvl="6" w:tplc="FFFFFFFF" w:tentative="1">
      <w:start w:val="1"/>
      <w:numFmt w:val="decimal"/>
      <w:lvlText w:val="%7."/>
      <w:lvlJc w:val="left"/>
      <w:pPr>
        <w:ind w:left="4800" w:hanging="480"/>
      </w:pPr>
    </w:lvl>
    <w:lvl w:ilvl="7" w:tplc="FFFFFFFF" w:tentative="1">
      <w:start w:val="1"/>
      <w:numFmt w:val="ideographTraditional"/>
      <w:lvlText w:val="%8、"/>
      <w:lvlJc w:val="left"/>
      <w:pPr>
        <w:ind w:left="5280" w:hanging="480"/>
      </w:pPr>
    </w:lvl>
    <w:lvl w:ilvl="8" w:tplc="FFFFFFFF" w:tentative="1">
      <w:start w:val="1"/>
      <w:numFmt w:val="lowerRoman"/>
      <w:lvlText w:val="%9."/>
      <w:lvlJc w:val="right"/>
      <w:pPr>
        <w:ind w:left="5760" w:hanging="480"/>
      </w:pPr>
    </w:lvl>
  </w:abstractNum>
  <w:abstractNum w:abstractNumId="75" w15:restartNumberingAfterBreak="0">
    <w:nsid w:val="671852DB"/>
    <w:multiLevelType w:val="hybridMultilevel"/>
    <w:tmpl w:val="A4B2B58A"/>
    <w:lvl w:ilvl="0" w:tplc="115076EE">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678520D6"/>
    <w:multiLevelType w:val="hybridMultilevel"/>
    <w:tmpl w:val="EA28AF0C"/>
    <w:lvl w:ilvl="0" w:tplc="0409000F">
      <w:start w:val="1"/>
      <w:numFmt w:val="decimal"/>
      <w:lvlText w:val="%1."/>
      <w:lvlJc w:val="left"/>
      <w:pPr>
        <w:ind w:left="900" w:hanging="480"/>
      </w:p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77" w15:restartNumberingAfterBreak="0">
    <w:nsid w:val="67BD078C"/>
    <w:multiLevelType w:val="hybridMultilevel"/>
    <w:tmpl w:val="66C4F23E"/>
    <w:lvl w:ilvl="0" w:tplc="91E80E16">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15:restartNumberingAfterBreak="0">
    <w:nsid w:val="68AF4660"/>
    <w:multiLevelType w:val="hybridMultilevel"/>
    <w:tmpl w:val="96E66242"/>
    <w:lvl w:ilvl="0" w:tplc="FFFFFFFF">
      <w:start w:val="1"/>
      <w:numFmt w:val="upperLetter"/>
      <w:lvlText w:val="%1."/>
      <w:lvlJc w:val="left"/>
      <w:pPr>
        <w:ind w:left="1176" w:hanging="480"/>
      </w:pPr>
    </w:lvl>
    <w:lvl w:ilvl="1" w:tplc="FFFFFFFF">
      <w:start w:val="1"/>
      <w:numFmt w:val="lowerLetter"/>
      <w:lvlText w:val="%2."/>
      <w:lvlJc w:val="left"/>
      <w:pPr>
        <w:ind w:left="1656" w:hanging="480"/>
      </w:pPr>
    </w:lvl>
    <w:lvl w:ilvl="2" w:tplc="FFFFFFFF">
      <w:start w:val="1"/>
      <w:numFmt w:val="lowerRoman"/>
      <w:lvlText w:val="%3."/>
      <w:lvlJc w:val="right"/>
      <w:pPr>
        <w:ind w:left="2136" w:hanging="480"/>
      </w:pPr>
    </w:lvl>
    <w:lvl w:ilvl="3" w:tplc="FFFFFFFF">
      <w:start w:val="1"/>
      <w:numFmt w:val="decimal"/>
      <w:lvlText w:val="%4."/>
      <w:lvlJc w:val="left"/>
      <w:pPr>
        <w:ind w:left="2616" w:hanging="480"/>
      </w:pPr>
    </w:lvl>
    <w:lvl w:ilvl="4" w:tplc="FFFFFFFF" w:tentative="1">
      <w:start w:val="1"/>
      <w:numFmt w:val="ideographTraditional"/>
      <w:lvlText w:val="%5、"/>
      <w:lvlJc w:val="left"/>
      <w:pPr>
        <w:ind w:left="3096" w:hanging="480"/>
      </w:pPr>
    </w:lvl>
    <w:lvl w:ilvl="5" w:tplc="FFFFFFFF" w:tentative="1">
      <w:start w:val="1"/>
      <w:numFmt w:val="lowerRoman"/>
      <w:lvlText w:val="%6."/>
      <w:lvlJc w:val="right"/>
      <w:pPr>
        <w:ind w:left="3576" w:hanging="480"/>
      </w:pPr>
    </w:lvl>
    <w:lvl w:ilvl="6" w:tplc="FFFFFFFF" w:tentative="1">
      <w:start w:val="1"/>
      <w:numFmt w:val="decimal"/>
      <w:lvlText w:val="%7."/>
      <w:lvlJc w:val="left"/>
      <w:pPr>
        <w:ind w:left="4056" w:hanging="480"/>
      </w:pPr>
    </w:lvl>
    <w:lvl w:ilvl="7" w:tplc="FFFFFFFF" w:tentative="1">
      <w:start w:val="1"/>
      <w:numFmt w:val="ideographTraditional"/>
      <w:lvlText w:val="%8、"/>
      <w:lvlJc w:val="left"/>
      <w:pPr>
        <w:ind w:left="4536" w:hanging="480"/>
      </w:pPr>
    </w:lvl>
    <w:lvl w:ilvl="8" w:tplc="FFFFFFFF" w:tentative="1">
      <w:start w:val="1"/>
      <w:numFmt w:val="lowerRoman"/>
      <w:lvlText w:val="%9."/>
      <w:lvlJc w:val="right"/>
      <w:pPr>
        <w:ind w:left="5016" w:hanging="480"/>
      </w:pPr>
    </w:lvl>
  </w:abstractNum>
  <w:abstractNum w:abstractNumId="79" w15:restartNumberingAfterBreak="0">
    <w:nsid w:val="692F74E7"/>
    <w:multiLevelType w:val="hybridMultilevel"/>
    <w:tmpl w:val="25CA3C66"/>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15:restartNumberingAfterBreak="0">
    <w:nsid w:val="6B520467"/>
    <w:multiLevelType w:val="hybridMultilevel"/>
    <w:tmpl w:val="FFD4FEF4"/>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81" w15:restartNumberingAfterBreak="0">
    <w:nsid w:val="6E574398"/>
    <w:multiLevelType w:val="hybridMultilevel"/>
    <w:tmpl w:val="A02E9608"/>
    <w:lvl w:ilvl="0" w:tplc="04090013">
      <w:start w:val="1"/>
      <w:numFmt w:val="upperRoman"/>
      <w:lvlText w:val="%1."/>
      <w:lvlJc w:val="left"/>
      <w:pPr>
        <w:ind w:left="480" w:hanging="480"/>
      </w:pPr>
    </w:lvl>
    <w:lvl w:ilvl="1" w:tplc="502AF33C">
      <w:start w:val="1"/>
      <w:numFmt w:val="upperRoman"/>
      <w:lvlText w:val="%2."/>
      <w:lvlJc w:val="left"/>
      <w:pPr>
        <w:ind w:left="1200" w:hanging="720"/>
      </w:pPr>
      <w:rPr>
        <w:rFonts w:eastAsia="新細明體" w:hint="default"/>
      </w:r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6EE21E60"/>
    <w:multiLevelType w:val="hybridMultilevel"/>
    <w:tmpl w:val="1C7872FC"/>
    <w:lvl w:ilvl="0" w:tplc="0409000F">
      <w:start w:val="1"/>
      <w:numFmt w:val="decimal"/>
      <w:lvlText w:val="%1."/>
      <w:lvlJc w:val="left"/>
      <w:pPr>
        <w:ind w:left="900" w:hanging="480"/>
      </w:pPr>
    </w:lvl>
    <w:lvl w:ilvl="1" w:tplc="04090019">
      <w:start w:val="1"/>
      <w:numFmt w:val="ideographTraditional"/>
      <w:lvlText w:val="%2、"/>
      <w:lvlJc w:val="left"/>
      <w:pPr>
        <w:ind w:left="1380" w:hanging="480"/>
      </w:pPr>
    </w:lvl>
    <w:lvl w:ilvl="2" w:tplc="0409001B">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83" w15:restartNumberingAfterBreak="0">
    <w:nsid w:val="6FD50BDA"/>
    <w:multiLevelType w:val="hybridMultilevel"/>
    <w:tmpl w:val="CC846EDE"/>
    <w:lvl w:ilvl="0" w:tplc="3368A664">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 w15:restartNumberingAfterBreak="0">
    <w:nsid w:val="745F41CB"/>
    <w:multiLevelType w:val="hybridMultilevel"/>
    <w:tmpl w:val="A68276DC"/>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15:restartNumberingAfterBreak="0">
    <w:nsid w:val="74BB0028"/>
    <w:multiLevelType w:val="hybridMultilevel"/>
    <w:tmpl w:val="83CE0062"/>
    <w:lvl w:ilvl="0" w:tplc="FFFFFFFF">
      <w:start w:val="1"/>
      <w:numFmt w:val="lowerRoman"/>
      <w:lvlText w:val="%1."/>
      <w:lvlJc w:val="right"/>
      <w:pPr>
        <w:ind w:left="480" w:hanging="480"/>
      </w:pPr>
    </w:lvl>
    <w:lvl w:ilvl="1" w:tplc="0409000F">
      <w:start w:val="1"/>
      <w:numFmt w:val="decimal"/>
      <w:lvlText w:val="%2."/>
      <w:lvlJc w:val="left"/>
      <w:pPr>
        <w:ind w:left="900" w:hanging="480"/>
      </w:p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6" w15:restartNumberingAfterBreak="0">
    <w:nsid w:val="76D75AF7"/>
    <w:multiLevelType w:val="hybridMultilevel"/>
    <w:tmpl w:val="E40883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15:restartNumberingAfterBreak="0">
    <w:nsid w:val="77AD672B"/>
    <w:multiLevelType w:val="hybridMultilevel"/>
    <w:tmpl w:val="46A456FC"/>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 w15:restartNumberingAfterBreak="0">
    <w:nsid w:val="79AA4E7C"/>
    <w:multiLevelType w:val="hybridMultilevel"/>
    <w:tmpl w:val="4A889EE0"/>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15:restartNumberingAfterBreak="0">
    <w:nsid w:val="79C378FB"/>
    <w:multiLevelType w:val="hybridMultilevel"/>
    <w:tmpl w:val="3000FEC6"/>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0" w15:restartNumberingAfterBreak="0">
    <w:nsid w:val="79CA0F8C"/>
    <w:multiLevelType w:val="hybridMultilevel"/>
    <w:tmpl w:val="C240C2B0"/>
    <w:lvl w:ilvl="0" w:tplc="0409000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1" w15:restartNumberingAfterBreak="0">
    <w:nsid w:val="7B1A6615"/>
    <w:multiLevelType w:val="hybridMultilevel"/>
    <w:tmpl w:val="EE84EF12"/>
    <w:lvl w:ilvl="0" w:tplc="0409001B">
      <w:start w:val="1"/>
      <w:numFmt w:val="lowerRoman"/>
      <w:lvlText w:val="%1."/>
      <w:lvlJc w:val="righ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92" w15:restartNumberingAfterBreak="0">
    <w:nsid w:val="7C0D461D"/>
    <w:multiLevelType w:val="hybridMultilevel"/>
    <w:tmpl w:val="2B0E27FC"/>
    <w:lvl w:ilvl="0" w:tplc="0409001B">
      <w:start w:val="1"/>
      <w:numFmt w:val="lowerRoman"/>
      <w:lvlText w:val="%1."/>
      <w:lvlJc w:val="right"/>
      <w:pPr>
        <w:ind w:left="1416" w:hanging="480"/>
      </w:pPr>
    </w:lvl>
    <w:lvl w:ilvl="1" w:tplc="04090019" w:tentative="1">
      <w:start w:val="1"/>
      <w:numFmt w:val="ideographTraditional"/>
      <w:lvlText w:val="%2、"/>
      <w:lvlJc w:val="left"/>
      <w:pPr>
        <w:ind w:left="1896" w:hanging="480"/>
      </w:pPr>
    </w:lvl>
    <w:lvl w:ilvl="2" w:tplc="0409001B" w:tentative="1">
      <w:start w:val="1"/>
      <w:numFmt w:val="lowerRoman"/>
      <w:lvlText w:val="%3."/>
      <w:lvlJc w:val="right"/>
      <w:pPr>
        <w:ind w:left="2376" w:hanging="480"/>
      </w:pPr>
    </w:lvl>
    <w:lvl w:ilvl="3" w:tplc="0409000F" w:tentative="1">
      <w:start w:val="1"/>
      <w:numFmt w:val="decimal"/>
      <w:lvlText w:val="%4."/>
      <w:lvlJc w:val="left"/>
      <w:pPr>
        <w:ind w:left="2856" w:hanging="480"/>
      </w:pPr>
    </w:lvl>
    <w:lvl w:ilvl="4" w:tplc="04090019" w:tentative="1">
      <w:start w:val="1"/>
      <w:numFmt w:val="ideographTraditional"/>
      <w:lvlText w:val="%5、"/>
      <w:lvlJc w:val="left"/>
      <w:pPr>
        <w:ind w:left="3336" w:hanging="480"/>
      </w:pPr>
    </w:lvl>
    <w:lvl w:ilvl="5" w:tplc="0409001B" w:tentative="1">
      <w:start w:val="1"/>
      <w:numFmt w:val="lowerRoman"/>
      <w:lvlText w:val="%6."/>
      <w:lvlJc w:val="right"/>
      <w:pPr>
        <w:ind w:left="3816" w:hanging="480"/>
      </w:pPr>
    </w:lvl>
    <w:lvl w:ilvl="6" w:tplc="0409000F" w:tentative="1">
      <w:start w:val="1"/>
      <w:numFmt w:val="decimal"/>
      <w:lvlText w:val="%7."/>
      <w:lvlJc w:val="left"/>
      <w:pPr>
        <w:ind w:left="4296" w:hanging="480"/>
      </w:pPr>
    </w:lvl>
    <w:lvl w:ilvl="7" w:tplc="04090019" w:tentative="1">
      <w:start w:val="1"/>
      <w:numFmt w:val="ideographTraditional"/>
      <w:lvlText w:val="%8、"/>
      <w:lvlJc w:val="left"/>
      <w:pPr>
        <w:ind w:left="4776" w:hanging="480"/>
      </w:pPr>
    </w:lvl>
    <w:lvl w:ilvl="8" w:tplc="0409001B" w:tentative="1">
      <w:start w:val="1"/>
      <w:numFmt w:val="lowerRoman"/>
      <w:lvlText w:val="%9."/>
      <w:lvlJc w:val="right"/>
      <w:pPr>
        <w:ind w:left="5256" w:hanging="480"/>
      </w:pPr>
    </w:lvl>
  </w:abstractNum>
  <w:abstractNum w:abstractNumId="93" w15:restartNumberingAfterBreak="0">
    <w:nsid w:val="7CE828BA"/>
    <w:multiLevelType w:val="hybridMultilevel"/>
    <w:tmpl w:val="57BE9040"/>
    <w:lvl w:ilvl="0" w:tplc="115076EE">
      <w:start w:val="1"/>
      <w:numFmt w:val="low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4" w15:restartNumberingAfterBreak="0">
    <w:nsid w:val="7DC42C82"/>
    <w:multiLevelType w:val="hybridMultilevel"/>
    <w:tmpl w:val="7BB6731A"/>
    <w:lvl w:ilvl="0" w:tplc="0409001B">
      <w:start w:val="1"/>
      <w:numFmt w:val="lowerRoman"/>
      <w:lvlText w:val="%1."/>
      <w:lvlJc w:val="righ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5" w15:restartNumberingAfterBreak="0">
    <w:nsid w:val="7DD4734F"/>
    <w:multiLevelType w:val="hybridMultilevel"/>
    <w:tmpl w:val="102261E6"/>
    <w:lvl w:ilvl="0" w:tplc="FFFFFFFF">
      <w:start w:val="1"/>
      <w:numFmt w:val="upperRoman"/>
      <w:lvlText w:val="%1."/>
      <w:lvlJc w:val="left"/>
      <w:pPr>
        <w:ind w:left="480" w:hanging="480"/>
      </w:pPr>
    </w:lvl>
    <w:lvl w:ilvl="1" w:tplc="FFFFFFFF">
      <w:start w:val="1"/>
      <w:numFmt w:val="upperRoman"/>
      <w:lvlText w:val="%2."/>
      <w:lvlJc w:val="left"/>
      <w:pPr>
        <w:ind w:left="1200" w:hanging="720"/>
      </w:pPr>
      <w:rPr>
        <w:rFonts w:eastAsia="新細明體" w:hint="default"/>
      </w:rPr>
    </w:lvl>
    <w:lvl w:ilvl="2" w:tplc="FFFFFFFF">
      <w:start w:val="1"/>
      <w:numFmt w:val="lowerRoman"/>
      <w:lvlText w:val="%3."/>
      <w:lvlJc w:val="right"/>
      <w:pPr>
        <w:ind w:left="1440" w:hanging="480"/>
      </w:pPr>
    </w:lvl>
    <w:lvl w:ilvl="3" w:tplc="FFFFFFFF">
      <w:start w:val="1"/>
      <w:numFmt w:val="upperLetter"/>
      <w:lvlText w:val="%4."/>
      <w:lvlJc w:val="left"/>
      <w:pPr>
        <w:ind w:left="1920" w:hanging="480"/>
      </w:pPr>
    </w:lvl>
    <w:lvl w:ilvl="4" w:tplc="115076EE">
      <w:start w:val="1"/>
      <w:numFmt w:val="lowerLetter"/>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6" w15:restartNumberingAfterBreak="0">
    <w:nsid w:val="7ED57517"/>
    <w:multiLevelType w:val="hybridMultilevel"/>
    <w:tmpl w:val="8DF09AB0"/>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7" w15:restartNumberingAfterBreak="0">
    <w:nsid w:val="7F315FFE"/>
    <w:multiLevelType w:val="multilevel"/>
    <w:tmpl w:val="DD80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B34A59"/>
    <w:multiLevelType w:val="hybridMultilevel"/>
    <w:tmpl w:val="FC1C47C0"/>
    <w:lvl w:ilvl="0" w:tplc="FFFFFFFF">
      <w:start w:val="1"/>
      <w:numFmt w:val="upperLetter"/>
      <w:lvlText w:val="%1."/>
      <w:lvlJc w:val="left"/>
      <w:pPr>
        <w:ind w:left="1176" w:hanging="480"/>
      </w:pPr>
    </w:lvl>
    <w:lvl w:ilvl="1" w:tplc="FFFFFFFF">
      <w:start w:val="1"/>
      <w:numFmt w:val="lowerLetter"/>
      <w:lvlText w:val="%2."/>
      <w:lvlJc w:val="left"/>
      <w:pPr>
        <w:ind w:left="1656" w:hanging="480"/>
      </w:pPr>
    </w:lvl>
    <w:lvl w:ilvl="2" w:tplc="16308788">
      <w:start w:val="1"/>
      <w:numFmt w:val="lowerRoman"/>
      <w:pStyle w:val="TOC3"/>
      <w:lvlText w:val="%3."/>
      <w:lvlJc w:val="right"/>
      <w:pPr>
        <w:ind w:left="2136" w:hanging="480"/>
      </w:pPr>
    </w:lvl>
    <w:lvl w:ilvl="3" w:tplc="FFFFFFFF">
      <w:start w:val="1"/>
      <w:numFmt w:val="decimal"/>
      <w:lvlText w:val="%4."/>
      <w:lvlJc w:val="left"/>
      <w:pPr>
        <w:ind w:left="2616" w:hanging="480"/>
      </w:pPr>
    </w:lvl>
    <w:lvl w:ilvl="4" w:tplc="FFFFFFFF" w:tentative="1">
      <w:start w:val="1"/>
      <w:numFmt w:val="ideographTraditional"/>
      <w:lvlText w:val="%5、"/>
      <w:lvlJc w:val="left"/>
      <w:pPr>
        <w:ind w:left="3096" w:hanging="480"/>
      </w:pPr>
    </w:lvl>
    <w:lvl w:ilvl="5" w:tplc="FFFFFFFF" w:tentative="1">
      <w:start w:val="1"/>
      <w:numFmt w:val="lowerRoman"/>
      <w:lvlText w:val="%6."/>
      <w:lvlJc w:val="right"/>
      <w:pPr>
        <w:ind w:left="3576" w:hanging="480"/>
      </w:pPr>
    </w:lvl>
    <w:lvl w:ilvl="6" w:tplc="FFFFFFFF" w:tentative="1">
      <w:start w:val="1"/>
      <w:numFmt w:val="decimal"/>
      <w:lvlText w:val="%7."/>
      <w:lvlJc w:val="left"/>
      <w:pPr>
        <w:ind w:left="4056" w:hanging="480"/>
      </w:pPr>
    </w:lvl>
    <w:lvl w:ilvl="7" w:tplc="FFFFFFFF" w:tentative="1">
      <w:start w:val="1"/>
      <w:numFmt w:val="ideographTraditional"/>
      <w:lvlText w:val="%8、"/>
      <w:lvlJc w:val="left"/>
      <w:pPr>
        <w:ind w:left="4536" w:hanging="480"/>
      </w:pPr>
    </w:lvl>
    <w:lvl w:ilvl="8" w:tplc="FFFFFFFF" w:tentative="1">
      <w:start w:val="1"/>
      <w:numFmt w:val="lowerRoman"/>
      <w:lvlText w:val="%9."/>
      <w:lvlJc w:val="right"/>
      <w:pPr>
        <w:ind w:left="5016" w:hanging="480"/>
      </w:pPr>
    </w:lvl>
  </w:abstractNum>
  <w:abstractNum w:abstractNumId="99" w15:restartNumberingAfterBreak="0">
    <w:nsid w:val="7FFD13AB"/>
    <w:multiLevelType w:val="hybridMultilevel"/>
    <w:tmpl w:val="FFFFFFFF"/>
    <w:lvl w:ilvl="0" w:tplc="67EC6542">
      <w:start w:val="1"/>
      <w:numFmt w:val="lowerLetter"/>
      <w:lvlText w:val="%1)"/>
      <w:lvlJc w:val="left"/>
      <w:pPr>
        <w:ind w:left="1200" w:hanging="420"/>
      </w:pPr>
    </w:lvl>
    <w:lvl w:ilvl="1" w:tplc="115076EE">
      <w:start w:val="1"/>
      <w:numFmt w:val="lowerLetter"/>
      <w:lvlText w:val="%2."/>
      <w:lvlJc w:val="left"/>
      <w:pPr>
        <w:ind w:left="1620" w:hanging="420"/>
      </w:pPr>
    </w:lvl>
    <w:lvl w:ilvl="2" w:tplc="FF04063C">
      <w:start w:val="1"/>
      <w:numFmt w:val="lowerRoman"/>
      <w:lvlText w:val="%3."/>
      <w:lvlJc w:val="right"/>
      <w:pPr>
        <w:ind w:left="2040" w:hanging="420"/>
      </w:pPr>
    </w:lvl>
    <w:lvl w:ilvl="3" w:tplc="8988C4A2">
      <w:start w:val="1"/>
      <w:numFmt w:val="decimal"/>
      <w:lvlText w:val="%4."/>
      <w:lvlJc w:val="left"/>
      <w:pPr>
        <w:ind w:left="2460" w:hanging="420"/>
      </w:pPr>
    </w:lvl>
    <w:lvl w:ilvl="4" w:tplc="1464C512">
      <w:start w:val="1"/>
      <w:numFmt w:val="lowerLetter"/>
      <w:lvlText w:val="%5."/>
      <w:lvlJc w:val="left"/>
      <w:pPr>
        <w:ind w:left="2880" w:hanging="420"/>
      </w:pPr>
    </w:lvl>
    <w:lvl w:ilvl="5" w:tplc="FFEA47F6">
      <w:start w:val="1"/>
      <w:numFmt w:val="lowerRoman"/>
      <w:lvlText w:val="%6."/>
      <w:lvlJc w:val="right"/>
      <w:pPr>
        <w:ind w:left="3300" w:hanging="420"/>
      </w:pPr>
    </w:lvl>
    <w:lvl w:ilvl="6" w:tplc="26F86F70">
      <w:start w:val="1"/>
      <w:numFmt w:val="decimal"/>
      <w:lvlText w:val="%7."/>
      <w:lvlJc w:val="left"/>
      <w:pPr>
        <w:ind w:left="3720" w:hanging="420"/>
      </w:pPr>
    </w:lvl>
    <w:lvl w:ilvl="7" w:tplc="845078D0">
      <w:start w:val="1"/>
      <w:numFmt w:val="lowerLetter"/>
      <w:lvlText w:val="%8."/>
      <w:lvlJc w:val="left"/>
      <w:pPr>
        <w:ind w:left="4140" w:hanging="420"/>
      </w:pPr>
    </w:lvl>
    <w:lvl w:ilvl="8" w:tplc="5AA86F92">
      <w:start w:val="1"/>
      <w:numFmt w:val="lowerRoman"/>
      <w:lvlText w:val="%9."/>
      <w:lvlJc w:val="right"/>
      <w:pPr>
        <w:ind w:left="4560" w:hanging="420"/>
      </w:pPr>
    </w:lvl>
  </w:abstractNum>
  <w:num w:numId="1" w16cid:durableId="1510290421">
    <w:abstractNumId w:val="99"/>
  </w:num>
  <w:num w:numId="2" w16cid:durableId="1672440764">
    <w:abstractNumId w:val="27"/>
  </w:num>
  <w:num w:numId="3" w16cid:durableId="752900389">
    <w:abstractNumId w:val="2"/>
  </w:num>
  <w:num w:numId="4" w16cid:durableId="876116800">
    <w:abstractNumId w:val="33"/>
  </w:num>
  <w:num w:numId="5" w16cid:durableId="168562066">
    <w:abstractNumId w:val="6"/>
  </w:num>
  <w:num w:numId="6" w16cid:durableId="392775121">
    <w:abstractNumId w:val="56"/>
  </w:num>
  <w:num w:numId="7" w16cid:durableId="811606282">
    <w:abstractNumId w:val="30"/>
  </w:num>
  <w:num w:numId="8" w16cid:durableId="1447583600">
    <w:abstractNumId w:val="71"/>
  </w:num>
  <w:num w:numId="9" w16cid:durableId="1264534425">
    <w:abstractNumId w:val="34"/>
  </w:num>
  <w:num w:numId="10" w16cid:durableId="280306718">
    <w:abstractNumId w:val="58"/>
  </w:num>
  <w:num w:numId="11" w16cid:durableId="1042637964">
    <w:abstractNumId w:val="14"/>
  </w:num>
  <w:num w:numId="12" w16cid:durableId="1582057342">
    <w:abstractNumId w:val="19"/>
  </w:num>
  <w:num w:numId="13" w16cid:durableId="242877635">
    <w:abstractNumId w:val="82"/>
  </w:num>
  <w:num w:numId="14" w16cid:durableId="1582593798">
    <w:abstractNumId w:val="23"/>
  </w:num>
  <w:num w:numId="15" w16cid:durableId="1524053152">
    <w:abstractNumId w:val="10"/>
  </w:num>
  <w:num w:numId="16" w16cid:durableId="476649745">
    <w:abstractNumId w:val="52"/>
  </w:num>
  <w:num w:numId="17" w16cid:durableId="465777012">
    <w:abstractNumId w:val="35"/>
  </w:num>
  <w:num w:numId="18" w16cid:durableId="1038699156">
    <w:abstractNumId w:val="85"/>
  </w:num>
  <w:num w:numId="19" w16cid:durableId="982536972">
    <w:abstractNumId w:val="42"/>
  </w:num>
  <w:num w:numId="20" w16cid:durableId="553085721">
    <w:abstractNumId w:val="96"/>
  </w:num>
  <w:num w:numId="21" w16cid:durableId="1758209829">
    <w:abstractNumId w:val="94"/>
  </w:num>
  <w:num w:numId="22" w16cid:durableId="624384979">
    <w:abstractNumId w:val="68"/>
  </w:num>
  <w:num w:numId="23" w16cid:durableId="962658382">
    <w:abstractNumId w:val="77"/>
  </w:num>
  <w:num w:numId="24" w16cid:durableId="505439839">
    <w:abstractNumId w:val="22"/>
  </w:num>
  <w:num w:numId="25" w16cid:durableId="1792238511">
    <w:abstractNumId w:val="5"/>
  </w:num>
  <w:num w:numId="26" w16cid:durableId="735904963">
    <w:abstractNumId w:val="90"/>
  </w:num>
  <w:num w:numId="27" w16cid:durableId="304508218">
    <w:abstractNumId w:val="25"/>
  </w:num>
  <w:num w:numId="28" w16cid:durableId="1584533667">
    <w:abstractNumId w:val="86"/>
  </w:num>
  <w:num w:numId="29" w16cid:durableId="1999570200">
    <w:abstractNumId w:val="29"/>
  </w:num>
  <w:num w:numId="30" w16cid:durableId="278071581">
    <w:abstractNumId w:val="43"/>
  </w:num>
  <w:num w:numId="31" w16cid:durableId="2064324711">
    <w:abstractNumId w:val="83"/>
  </w:num>
  <w:num w:numId="32" w16cid:durableId="88697796">
    <w:abstractNumId w:val="15"/>
  </w:num>
  <w:num w:numId="33" w16cid:durableId="1082677100">
    <w:abstractNumId w:val="64"/>
  </w:num>
  <w:num w:numId="34" w16cid:durableId="1256399244">
    <w:abstractNumId w:val="40"/>
  </w:num>
  <w:num w:numId="35" w16cid:durableId="511381209">
    <w:abstractNumId w:val="61"/>
  </w:num>
  <w:num w:numId="36" w16cid:durableId="1665400897">
    <w:abstractNumId w:val="81"/>
  </w:num>
  <w:num w:numId="37" w16cid:durableId="290138459">
    <w:abstractNumId w:val="39"/>
  </w:num>
  <w:num w:numId="38" w16cid:durableId="1063942210">
    <w:abstractNumId w:val="50"/>
  </w:num>
  <w:num w:numId="39" w16cid:durableId="398748592">
    <w:abstractNumId w:val="21"/>
  </w:num>
  <w:num w:numId="40" w16cid:durableId="666130945">
    <w:abstractNumId w:val="8"/>
  </w:num>
  <w:num w:numId="41" w16cid:durableId="959263735">
    <w:abstractNumId w:val="47"/>
  </w:num>
  <w:num w:numId="42" w16cid:durableId="723601692">
    <w:abstractNumId w:val="87"/>
  </w:num>
  <w:num w:numId="43" w16cid:durableId="2147236826">
    <w:abstractNumId w:val="73"/>
  </w:num>
  <w:num w:numId="44" w16cid:durableId="1994795020">
    <w:abstractNumId w:val="24"/>
  </w:num>
  <w:num w:numId="45" w16cid:durableId="1689019646">
    <w:abstractNumId w:val="28"/>
  </w:num>
  <w:num w:numId="46" w16cid:durableId="1352102546">
    <w:abstractNumId w:val="26"/>
  </w:num>
  <w:num w:numId="47" w16cid:durableId="1762947132">
    <w:abstractNumId w:val="95"/>
  </w:num>
  <w:num w:numId="48" w16cid:durableId="838498066">
    <w:abstractNumId w:val="36"/>
  </w:num>
  <w:num w:numId="49" w16cid:durableId="1453741258">
    <w:abstractNumId w:val="4"/>
  </w:num>
  <w:num w:numId="50" w16cid:durableId="732385564">
    <w:abstractNumId w:val="36"/>
    <w:lvlOverride w:ilvl="0">
      <w:startOverride w:val="1"/>
    </w:lvlOverride>
  </w:num>
  <w:num w:numId="51" w16cid:durableId="1235818113">
    <w:abstractNumId w:val="36"/>
    <w:lvlOverride w:ilvl="0">
      <w:startOverride w:val="1"/>
    </w:lvlOverride>
  </w:num>
  <w:num w:numId="52" w16cid:durableId="2085688201">
    <w:abstractNumId w:val="36"/>
    <w:lvlOverride w:ilvl="0">
      <w:startOverride w:val="1"/>
    </w:lvlOverride>
  </w:num>
  <w:num w:numId="53" w16cid:durableId="747000777">
    <w:abstractNumId w:val="13"/>
  </w:num>
  <w:num w:numId="54" w16cid:durableId="1109275333">
    <w:abstractNumId w:val="12"/>
  </w:num>
  <w:num w:numId="55" w16cid:durableId="672026373">
    <w:abstractNumId w:val="41"/>
  </w:num>
  <w:num w:numId="56" w16cid:durableId="379861406">
    <w:abstractNumId w:val="37"/>
  </w:num>
  <w:num w:numId="57" w16cid:durableId="398210880">
    <w:abstractNumId w:val="54"/>
  </w:num>
  <w:num w:numId="58" w16cid:durableId="1096705014">
    <w:abstractNumId w:val="17"/>
  </w:num>
  <w:num w:numId="59" w16cid:durableId="1780173130">
    <w:abstractNumId w:val="75"/>
  </w:num>
  <w:num w:numId="60" w16cid:durableId="961688744">
    <w:abstractNumId w:val="65"/>
  </w:num>
  <w:num w:numId="61" w16cid:durableId="2103794981">
    <w:abstractNumId w:val="31"/>
  </w:num>
  <w:num w:numId="62" w16cid:durableId="74404083">
    <w:abstractNumId w:val="51"/>
  </w:num>
  <w:num w:numId="63" w16cid:durableId="1215459263">
    <w:abstractNumId w:val="38"/>
  </w:num>
  <w:num w:numId="64" w16cid:durableId="1445659556">
    <w:abstractNumId w:val="48"/>
  </w:num>
  <w:num w:numId="65" w16cid:durableId="745954613">
    <w:abstractNumId w:val="84"/>
  </w:num>
  <w:num w:numId="66" w16cid:durableId="938368528">
    <w:abstractNumId w:val="66"/>
  </w:num>
  <w:num w:numId="67" w16cid:durableId="451902697">
    <w:abstractNumId w:val="55"/>
  </w:num>
  <w:num w:numId="68" w16cid:durableId="2120560835">
    <w:abstractNumId w:val="79"/>
  </w:num>
  <w:num w:numId="69" w16cid:durableId="273945222">
    <w:abstractNumId w:val="63"/>
  </w:num>
  <w:num w:numId="70" w16cid:durableId="2061053806">
    <w:abstractNumId w:val="59"/>
  </w:num>
  <w:num w:numId="71" w16cid:durableId="143013329">
    <w:abstractNumId w:val="45"/>
  </w:num>
  <w:num w:numId="72" w16cid:durableId="1262569598">
    <w:abstractNumId w:val="49"/>
  </w:num>
  <w:num w:numId="73" w16cid:durableId="2014188037">
    <w:abstractNumId w:val="93"/>
  </w:num>
  <w:num w:numId="74" w16cid:durableId="1407847334">
    <w:abstractNumId w:val="1"/>
  </w:num>
  <w:num w:numId="75" w16cid:durableId="1781532330">
    <w:abstractNumId w:val="11"/>
  </w:num>
  <w:num w:numId="76" w16cid:durableId="1280650479">
    <w:abstractNumId w:val="91"/>
  </w:num>
  <w:num w:numId="77" w16cid:durableId="622275875">
    <w:abstractNumId w:val="3"/>
  </w:num>
  <w:num w:numId="78" w16cid:durableId="1460605416">
    <w:abstractNumId w:val="32"/>
  </w:num>
  <w:num w:numId="79" w16cid:durableId="244843659">
    <w:abstractNumId w:val="88"/>
  </w:num>
  <w:num w:numId="80" w16cid:durableId="1785614234">
    <w:abstractNumId w:val="92"/>
  </w:num>
  <w:num w:numId="81" w16cid:durableId="1045299809">
    <w:abstractNumId w:val="80"/>
  </w:num>
  <w:num w:numId="82" w16cid:durableId="996179784">
    <w:abstractNumId w:val="97"/>
  </w:num>
  <w:num w:numId="83" w16cid:durableId="911933648">
    <w:abstractNumId w:val="70"/>
  </w:num>
  <w:num w:numId="84" w16cid:durableId="1330712225">
    <w:abstractNumId w:val="69"/>
  </w:num>
  <w:num w:numId="85" w16cid:durableId="2028631557">
    <w:abstractNumId w:val="76"/>
  </w:num>
  <w:num w:numId="86" w16cid:durableId="1030716669">
    <w:abstractNumId w:val="67"/>
  </w:num>
  <w:num w:numId="87" w16cid:durableId="126054372">
    <w:abstractNumId w:val="44"/>
  </w:num>
  <w:num w:numId="88" w16cid:durableId="720133151">
    <w:abstractNumId w:val="53"/>
  </w:num>
  <w:num w:numId="89" w16cid:durableId="1087578256">
    <w:abstractNumId w:val="89"/>
  </w:num>
  <w:num w:numId="90" w16cid:durableId="294719180">
    <w:abstractNumId w:val="74"/>
  </w:num>
  <w:num w:numId="91" w16cid:durableId="967468005">
    <w:abstractNumId w:val="16"/>
  </w:num>
  <w:num w:numId="92" w16cid:durableId="1107427816">
    <w:abstractNumId w:val="60"/>
  </w:num>
  <w:num w:numId="93" w16cid:durableId="1045636282">
    <w:abstractNumId w:val="46"/>
  </w:num>
  <w:num w:numId="94" w16cid:durableId="503520469">
    <w:abstractNumId w:val="72"/>
  </w:num>
  <w:num w:numId="95" w16cid:durableId="1517232450">
    <w:abstractNumId w:val="20"/>
  </w:num>
  <w:num w:numId="96" w16cid:durableId="1260026518">
    <w:abstractNumId w:val="9"/>
  </w:num>
  <w:num w:numId="97" w16cid:durableId="1591280227">
    <w:abstractNumId w:val="57"/>
  </w:num>
  <w:num w:numId="98" w16cid:durableId="364252682">
    <w:abstractNumId w:val="18"/>
  </w:num>
  <w:num w:numId="99" w16cid:durableId="1738744877">
    <w:abstractNumId w:val="0"/>
  </w:num>
  <w:num w:numId="100" w16cid:durableId="422189219">
    <w:abstractNumId w:val="78"/>
  </w:num>
  <w:num w:numId="101" w16cid:durableId="1773165349">
    <w:abstractNumId w:val="98"/>
  </w:num>
  <w:num w:numId="102" w16cid:durableId="1645309902">
    <w:abstractNumId w:val="7"/>
  </w:num>
  <w:num w:numId="103" w16cid:durableId="636688133">
    <w:abstractNumId w:val="6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090371"/>
    <w:rsid w:val="000001ED"/>
    <w:rsid w:val="00000AD3"/>
    <w:rsid w:val="00001171"/>
    <w:rsid w:val="0000126D"/>
    <w:rsid w:val="00002438"/>
    <w:rsid w:val="0000280E"/>
    <w:rsid w:val="000044AB"/>
    <w:rsid w:val="0000518A"/>
    <w:rsid w:val="00005F1E"/>
    <w:rsid w:val="00005F8D"/>
    <w:rsid w:val="000062F8"/>
    <w:rsid w:val="00007B7E"/>
    <w:rsid w:val="000101A0"/>
    <w:rsid w:val="000104FB"/>
    <w:rsid w:val="00011252"/>
    <w:rsid w:val="000114F9"/>
    <w:rsid w:val="00011902"/>
    <w:rsid w:val="00011ECD"/>
    <w:rsid w:val="00011FAB"/>
    <w:rsid w:val="0001247F"/>
    <w:rsid w:val="0001312E"/>
    <w:rsid w:val="000137E8"/>
    <w:rsid w:val="00014252"/>
    <w:rsid w:val="00014DFF"/>
    <w:rsid w:val="0001568A"/>
    <w:rsid w:val="000158F8"/>
    <w:rsid w:val="0001595B"/>
    <w:rsid w:val="00015D04"/>
    <w:rsid w:val="00015EA0"/>
    <w:rsid w:val="000166A6"/>
    <w:rsid w:val="00016FB0"/>
    <w:rsid w:val="0001742C"/>
    <w:rsid w:val="00022E14"/>
    <w:rsid w:val="000232C6"/>
    <w:rsid w:val="00023897"/>
    <w:rsid w:val="00024BEA"/>
    <w:rsid w:val="00024E82"/>
    <w:rsid w:val="00026958"/>
    <w:rsid w:val="00026983"/>
    <w:rsid w:val="00026BD2"/>
    <w:rsid w:val="0002741D"/>
    <w:rsid w:val="00027D82"/>
    <w:rsid w:val="00030037"/>
    <w:rsid w:val="00031369"/>
    <w:rsid w:val="00032AB7"/>
    <w:rsid w:val="00032E44"/>
    <w:rsid w:val="00033306"/>
    <w:rsid w:val="000343F6"/>
    <w:rsid w:val="00036853"/>
    <w:rsid w:val="00036B3E"/>
    <w:rsid w:val="00036E8D"/>
    <w:rsid w:val="0004026B"/>
    <w:rsid w:val="000416EF"/>
    <w:rsid w:val="0004264E"/>
    <w:rsid w:val="00042D72"/>
    <w:rsid w:val="00043343"/>
    <w:rsid w:val="0004351B"/>
    <w:rsid w:val="0004357A"/>
    <w:rsid w:val="00044534"/>
    <w:rsid w:val="000452D5"/>
    <w:rsid w:val="000452E0"/>
    <w:rsid w:val="00046934"/>
    <w:rsid w:val="00046B1D"/>
    <w:rsid w:val="000503D9"/>
    <w:rsid w:val="00050DA2"/>
    <w:rsid w:val="000520D9"/>
    <w:rsid w:val="00053049"/>
    <w:rsid w:val="00053646"/>
    <w:rsid w:val="0005379B"/>
    <w:rsid w:val="00054554"/>
    <w:rsid w:val="000554BC"/>
    <w:rsid w:val="00056269"/>
    <w:rsid w:val="00056376"/>
    <w:rsid w:val="000563DA"/>
    <w:rsid w:val="00057EBA"/>
    <w:rsid w:val="000606EA"/>
    <w:rsid w:val="00060D6A"/>
    <w:rsid w:val="000611D2"/>
    <w:rsid w:val="00061EEA"/>
    <w:rsid w:val="00062237"/>
    <w:rsid w:val="0006241D"/>
    <w:rsid w:val="00063C0F"/>
    <w:rsid w:val="00064441"/>
    <w:rsid w:val="00064FC9"/>
    <w:rsid w:val="0006532B"/>
    <w:rsid w:val="00065774"/>
    <w:rsid w:val="0006621F"/>
    <w:rsid w:val="00066C09"/>
    <w:rsid w:val="0006704A"/>
    <w:rsid w:val="00070331"/>
    <w:rsid w:val="00071E97"/>
    <w:rsid w:val="000729D4"/>
    <w:rsid w:val="00072B4C"/>
    <w:rsid w:val="00073184"/>
    <w:rsid w:val="0007339F"/>
    <w:rsid w:val="00073783"/>
    <w:rsid w:val="00073EC4"/>
    <w:rsid w:val="00073F08"/>
    <w:rsid w:val="000743B2"/>
    <w:rsid w:val="00074825"/>
    <w:rsid w:val="00075BF3"/>
    <w:rsid w:val="00075C91"/>
    <w:rsid w:val="000770E2"/>
    <w:rsid w:val="00077B58"/>
    <w:rsid w:val="000807C2"/>
    <w:rsid w:val="00080B68"/>
    <w:rsid w:val="00081184"/>
    <w:rsid w:val="00082AFD"/>
    <w:rsid w:val="000837A6"/>
    <w:rsid w:val="0008420C"/>
    <w:rsid w:val="00084350"/>
    <w:rsid w:val="0008517C"/>
    <w:rsid w:val="00085775"/>
    <w:rsid w:val="0008700A"/>
    <w:rsid w:val="00087C3C"/>
    <w:rsid w:val="00087D23"/>
    <w:rsid w:val="00092772"/>
    <w:rsid w:val="000929A5"/>
    <w:rsid w:val="00094C02"/>
    <w:rsid w:val="00094FCB"/>
    <w:rsid w:val="0009517C"/>
    <w:rsid w:val="00096D1D"/>
    <w:rsid w:val="000A0A2F"/>
    <w:rsid w:val="000A0C43"/>
    <w:rsid w:val="000A210D"/>
    <w:rsid w:val="000A2546"/>
    <w:rsid w:val="000A348E"/>
    <w:rsid w:val="000A372E"/>
    <w:rsid w:val="000A3E03"/>
    <w:rsid w:val="000A4B75"/>
    <w:rsid w:val="000A4DBA"/>
    <w:rsid w:val="000A5008"/>
    <w:rsid w:val="000A6738"/>
    <w:rsid w:val="000A77D6"/>
    <w:rsid w:val="000A794A"/>
    <w:rsid w:val="000B1224"/>
    <w:rsid w:val="000B160F"/>
    <w:rsid w:val="000B211E"/>
    <w:rsid w:val="000B33AA"/>
    <w:rsid w:val="000B42F0"/>
    <w:rsid w:val="000B4926"/>
    <w:rsid w:val="000B4932"/>
    <w:rsid w:val="000B4AB3"/>
    <w:rsid w:val="000B5EB1"/>
    <w:rsid w:val="000B6C30"/>
    <w:rsid w:val="000B6D29"/>
    <w:rsid w:val="000B7487"/>
    <w:rsid w:val="000C0A63"/>
    <w:rsid w:val="000C1889"/>
    <w:rsid w:val="000C266E"/>
    <w:rsid w:val="000C2BDD"/>
    <w:rsid w:val="000C30A4"/>
    <w:rsid w:val="000C67A1"/>
    <w:rsid w:val="000C7408"/>
    <w:rsid w:val="000D1211"/>
    <w:rsid w:val="000D249C"/>
    <w:rsid w:val="000D30B7"/>
    <w:rsid w:val="000D36DF"/>
    <w:rsid w:val="000D6508"/>
    <w:rsid w:val="000D67A7"/>
    <w:rsid w:val="000D6811"/>
    <w:rsid w:val="000D6A70"/>
    <w:rsid w:val="000D7223"/>
    <w:rsid w:val="000E1EFD"/>
    <w:rsid w:val="000E1FB7"/>
    <w:rsid w:val="000E2ABC"/>
    <w:rsid w:val="000E339B"/>
    <w:rsid w:val="000E3ACF"/>
    <w:rsid w:val="000E3EA0"/>
    <w:rsid w:val="000E4020"/>
    <w:rsid w:val="000E4256"/>
    <w:rsid w:val="000E480E"/>
    <w:rsid w:val="000E4EBD"/>
    <w:rsid w:val="000E553C"/>
    <w:rsid w:val="000E5C75"/>
    <w:rsid w:val="000E5F6B"/>
    <w:rsid w:val="000E60FD"/>
    <w:rsid w:val="000F0579"/>
    <w:rsid w:val="000F0BF2"/>
    <w:rsid w:val="000F193F"/>
    <w:rsid w:val="000F231A"/>
    <w:rsid w:val="000F5760"/>
    <w:rsid w:val="000F5EFA"/>
    <w:rsid w:val="000F670E"/>
    <w:rsid w:val="000F6B66"/>
    <w:rsid w:val="000F6FA8"/>
    <w:rsid w:val="000F7221"/>
    <w:rsid w:val="001000DD"/>
    <w:rsid w:val="0010126E"/>
    <w:rsid w:val="001012B9"/>
    <w:rsid w:val="00101FEC"/>
    <w:rsid w:val="00102AE8"/>
    <w:rsid w:val="001039B3"/>
    <w:rsid w:val="0010402E"/>
    <w:rsid w:val="00106769"/>
    <w:rsid w:val="0010676A"/>
    <w:rsid w:val="00106FF1"/>
    <w:rsid w:val="0011115E"/>
    <w:rsid w:val="00112A0D"/>
    <w:rsid w:val="00112C9E"/>
    <w:rsid w:val="00113348"/>
    <w:rsid w:val="001136B8"/>
    <w:rsid w:val="00116FB5"/>
    <w:rsid w:val="001171F6"/>
    <w:rsid w:val="00117F4C"/>
    <w:rsid w:val="001200E1"/>
    <w:rsid w:val="00121228"/>
    <w:rsid w:val="001212B1"/>
    <w:rsid w:val="0012196F"/>
    <w:rsid w:val="00121C24"/>
    <w:rsid w:val="00121DE7"/>
    <w:rsid w:val="00122D40"/>
    <w:rsid w:val="00122DC3"/>
    <w:rsid w:val="001245E5"/>
    <w:rsid w:val="0012548D"/>
    <w:rsid w:val="001255F9"/>
    <w:rsid w:val="00125E6F"/>
    <w:rsid w:val="00125E92"/>
    <w:rsid w:val="00126DF0"/>
    <w:rsid w:val="001274F1"/>
    <w:rsid w:val="00130CDD"/>
    <w:rsid w:val="00131946"/>
    <w:rsid w:val="001322D6"/>
    <w:rsid w:val="00132321"/>
    <w:rsid w:val="00133E55"/>
    <w:rsid w:val="00134D96"/>
    <w:rsid w:val="00135CF4"/>
    <w:rsid w:val="001364C3"/>
    <w:rsid w:val="00137131"/>
    <w:rsid w:val="001373E9"/>
    <w:rsid w:val="0014101E"/>
    <w:rsid w:val="00141B46"/>
    <w:rsid w:val="00141C3C"/>
    <w:rsid w:val="0014280D"/>
    <w:rsid w:val="00142D60"/>
    <w:rsid w:val="00144982"/>
    <w:rsid w:val="00144989"/>
    <w:rsid w:val="001450D9"/>
    <w:rsid w:val="0014560F"/>
    <w:rsid w:val="0015164E"/>
    <w:rsid w:val="00151956"/>
    <w:rsid w:val="00151FA2"/>
    <w:rsid w:val="00153069"/>
    <w:rsid w:val="001530A6"/>
    <w:rsid w:val="001530C5"/>
    <w:rsid w:val="00153FB7"/>
    <w:rsid w:val="001549A0"/>
    <w:rsid w:val="0015561D"/>
    <w:rsid w:val="00155C09"/>
    <w:rsid w:val="00155E5A"/>
    <w:rsid w:val="001567F9"/>
    <w:rsid w:val="00157E3B"/>
    <w:rsid w:val="00160ADE"/>
    <w:rsid w:val="00160F89"/>
    <w:rsid w:val="00161124"/>
    <w:rsid w:val="0016130F"/>
    <w:rsid w:val="001622F3"/>
    <w:rsid w:val="00162C80"/>
    <w:rsid w:val="0016511B"/>
    <w:rsid w:val="00165577"/>
    <w:rsid w:val="00167598"/>
    <w:rsid w:val="00171020"/>
    <w:rsid w:val="001720C7"/>
    <w:rsid w:val="00173503"/>
    <w:rsid w:val="001735AD"/>
    <w:rsid w:val="00173951"/>
    <w:rsid w:val="00173BA0"/>
    <w:rsid w:val="001756C3"/>
    <w:rsid w:val="0017699E"/>
    <w:rsid w:val="00177519"/>
    <w:rsid w:val="0017763C"/>
    <w:rsid w:val="00180163"/>
    <w:rsid w:val="00180910"/>
    <w:rsid w:val="001813EC"/>
    <w:rsid w:val="00181547"/>
    <w:rsid w:val="00181944"/>
    <w:rsid w:val="00181E13"/>
    <w:rsid w:val="001823FF"/>
    <w:rsid w:val="001840F0"/>
    <w:rsid w:val="0018559C"/>
    <w:rsid w:val="00186BC7"/>
    <w:rsid w:val="00187C67"/>
    <w:rsid w:val="001909A5"/>
    <w:rsid w:val="00191047"/>
    <w:rsid w:val="00191364"/>
    <w:rsid w:val="001920BF"/>
    <w:rsid w:val="00193BE9"/>
    <w:rsid w:val="00193F7B"/>
    <w:rsid w:val="00194D63"/>
    <w:rsid w:val="00194F67"/>
    <w:rsid w:val="0019768C"/>
    <w:rsid w:val="00197B1E"/>
    <w:rsid w:val="00197D98"/>
    <w:rsid w:val="001A39DF"/>
    <w:rsid w:val="001A4225"/>
    <w:rsid w:val="001A56E2"/>
    <w:rsid w:val="001A5A00"/>
    <w:rsid w:val="001A6C48"/>
    <w:rsid w:val="001A7792"/>
    <w:rsid w:val="001A77F8"/>
    <w:rsid w:val="001B034A"/>
    <w:rsid w:val="001B0AA1"/>
    <w:rsid w:val="001B0B6E"/>
    <w:rsid w:val="001B2F8D"/>
    <w:rsid w:val="001B3883"/>
    <w:rsid w:val="001B3D24"/>
    <w:rsid w:val="001B434D"/>
    <w:rsid w:val="001B4F28"/>
    <w:rsid w:val="001B52F3"/>
    <w:rsid w:val="001B6475"/>
    <w:rsid w:val="001B66E3"/>
    <w:rsid w:val="001B7081"/>
    <w:rsid w:val="001B7DD1"/>
    <w:rsid w:val="001C41E6"/>
    <w:rsid w:val="001C5AFF"/>
    <w:rsid w:val="001C62EE"/>
    <w:rsid w:val="001C793C"/>
    <w:rsid w:val="001D1C70"/>
    <w:rsid w:val="001D2084"/>
    <w:rsid w:val="001D34F5"/>
    <w:rsid w:val="001D38CC"/>
    <w:rsid w:val="001D43F0"/>
    <w:rsid w:val="001D45CC"/>
    <w:rsid w:val="001D4E10"/>
    <w:rsid w:val="001D63D9"/>
    <w:rsid w:val="001D6413"/>
    <w:rsid w:val="001D67CC"/>
    <w:rsid w:val="001E1BC9"/>
    <w:rsid w:val="001E2029"/>
    <w:rsid w:val="001E2B73"/>
    <w:rsid w:val="001E363A"/>
    <w:rsid w:val="001E381F"/>
    <w:rsid w:val="001E3872"/>
    <w:rsid w:val="001E4B60"/>
    <w:rsid w:val="001E4EC7"/>
    <w:rsid w:val="001E5285"/>
    <w:rsid w:val="001E651A"/>
    <w:rsid w:val="001E6D7F"/>
    <w:rsid w:val="001E7ACC"/>
    <w:rsid w:val="001F0069"/>
    <w:rsid w:val="001F1A00"/>
    <w:rsid w:val="001F4052"/>
    <w:rsid w:val="001F4C4B"/>
    <w:rsid w:val="001F4EA9"/>
    <w:rsid w:val="001F787D"/>
    <w:rsid w:val="001F7ECF"/>
    <w:rsid w:val="00203002"/>
    <w:rsid w:val="00203EB1"/>
    <w:rsid w:val="002061A3"/>
    <w:rsid w:val="002102C2"/>
    <w:rsid w:val="00210A63"/>
    <w:rsid w:val="00210B1B"/>
    <w:rsid w:val="00210BAD"/>
    <w:rsid w:val="00211B26"/>
    <w:rsid w:val="0021299E"/>
    <w:rsid w:val="002129CD"/>
    <w:rsid w:val="0021392E"/>
    <w:rsid w:val="0021396F"/>
    <w:rsid w:val="00214CC9"/>
    <w:rsid w:val="00214D34"/>
    <w:rsid w:val="00214FC7"/>
    <w:rsid w:val="0021529F"/>
    <w:rsid w:val="00215603"/>
    <w:rsid w:val="00216524"/>
    <w:rsid w:val="0021788C"/>
    <w:rsid w:val="00217C46"/>
    <w:rsid w:val="00220AD8"/>
    <w:rsid w:val="00222B33"/>
    <w:rsid w:val="00222FE4"/>
    <w:rsid w:val="002239E1"/>
    <w:rsid w:val="002243A2"/>
    <w:rsid w:val="00224C19"/>
    <w:rsid w:val="00226134"/>
    <w:rsid w:val="00226643"/>
    <w:rsid w:val="00226AC9"/>
    <w:rsid w:val="002274BD"/>
    <w:rsid w:val="00230E14"/>
    <w:rsid w:val="002312EA"/>
    <w:rsid w:val="0023234D"/>
    <w:rsid w:val="00232C1C"/>
    <w:rsid w:val="00235D1C"/>
    <w:rsid w:val="00236B8E"/>
    <w:rsid w:val="00236EEE"/>
    <w:rsid w:val="00237D18"/>
    <w:rsid w:val="00237F48"/>
    <w:rsid w:val="00240CF1"/>
    <w:rsid w:val="002413CB"/>
    <w:rsid w:val="00241724"/>
    <w:rsid w:val="0024187F"/>
    <w:rsid w:val="00241BFA"/>
    <w:rsid w:val="002429F1"/>
    <w:rsid w:val="002430CA"/>
    <w:rsid w:val="0024328E"/>
    <w:rsid w:val="00243DF7"/>
    <w:rsid w:val="00244A50"/>
    <w:rsid w:val="00244E80"/>
    <w:rsid w:val="002453C6"/>
    <w:rsid w:val="00245707"/>
    <w:rsid w:val="0024572B"/>
    <w:rsid w:val="00245A57"/>
    <w:rsid w:val="00247A2D"/>
    <w:rsid w:val="00250F24"/>
    <w:rsid w:val="0025227C"/>
    <w:rsid w:val="00252309"/>
    <w:rsid w:val="00253168"/>
    <w:rsid w:val="0025377C"/>
    <w:rsid w:val="00254626"/>
    <w:rsid w:val="002554AB"/>
    <w:rsid w:val="00255884"/>
    <w:rsid w:val="002573AA"/>
    <w:rsid w:val="00257840"/>
    <w:rsid w:val="00262A0C"/>
    <w:rsid w:val="00262E32"/>
    <w:rsid w:val="00263C1C"/>
    <w:rsid w:val="0026412F"/>
    <w:rsid w:val="00265AA1"/>
    <w:rsid w:val="00265CE6"/>
    <w:rsid w:val="00266894"/>
    <w:rsid w:val="00267798"/>
    <w:rsid w:val="002708D9"/>
    <w:rsid w:val="00270EBA"/>
    <w:rsid w:val="00274BD1"/>
    <w:rsid w:val="002752EE"/>
    <w:rsid w:val="002762B9"/>
    <w:rsid w:val="002763A4"/>
    <w:rsid w:val="00277958"/>
    <w:rsid w:val="00277A3A"/>
    <w:rsid w:val="00277D3B"/>
    <w:rsid w:val="0028007A"/>
    <w:rsid w:val="00280C84"/>
    <w:rsid w:val="0028111C"/>
    <w:rsid w:val="002814D8"/>
    <w:rsid w:val="0028253C"/>
    <w:rsid w:val="002831C4"/>
    <w:rsid w:val="00283756"/>
    <w:rsid w:val="00283D5D"/>
    <w:rsid w:val="0028412A"/>
    <w:rsid w:val="00284317"/>
    <w:rsid w:val="002851E4"/>
    <w:rsid w:val="00286321"/>
    <w:rsid w:val="00286CA0"/>
    <w:rsid w:val="0029178D"/>
    <w:rsid w:val="00291894"/>
    <w:rsid w:val="002921BF"/>
    <w:rsid w:val="0029311C"/>
    <w:rsid w:val="002931A4"/>
    <w:rsid w:val="00293392"/>
    <w:rsid w:val="002934E0"/>
    <w:rsid w:val="00293A3F"/>
    <w:rsid w:val="00293ACB"/>
    <w:rsid w:val="0029437F"/>
    <w:rsid w:val="00294D0F"/>
    <w:rsid w:val="002956A6"/>
    <w:rsid w:val="00295802"/>
    <w:rsid w:val="00297EE8"/>
    <w:rsid w:val="002A0D23"/>
    <w:rsid w:val="002A2528"/>
    <w:rsid w:val="002A302B"/>
    <w:rsid w:val="002A349F"/>
    <w:rsid w:val="002A34B9"/>
    <w:rsid w:val="002A5009"/>
    <w:rsid w:val="002A5189"/>
    <w:rsid w:val="002A6555"/>
    <w:rsid w:val="002A6788"/>
    <w:rsid w:val="002A74E8"/>
    <w:rsid w:val="002A75C9"/>
    <w:rsid w:val="002B1CD6"/>
    <w:rsid w:val="002B1D98"/>
    <w:rsid w:val="002B22FB"/>
    <w:rsid w:val="002B28C8"/>
    <w:rsid w:val="002B3CE7"/>
    <w:rsid w:val="002B4005"/>
    <w:rsid w:val="002B5AA2"/>
    <w:rsid w:val="002B6FF9"/>
    <w:rsid w:val="002C0B4E"/>
    <w:rsid w:val="002C0F90"/>
    <w:rsid w:val="002C1E30"/>
    <w:rsid w:val="002C1F5B"/>
    <w:rsid w:val="002C35E3"/>
    <w:rsid w:val="002C360A"/>
    <w:rsid w:val="002C4B0C"/>
    <w:rsid w:val="002C4B19"/>
    <w:rsid w:val="002C6C2C"/>
    <w:rsid w:val="002C744E"/>
    <w:rsid w:val="002C7DEC"/>
    <w:rsid w:val="002D0582"/>
    <w:rsid w:val="002D0940"/>
    <w:rsid w:val="002D11BD"/>
    <w:rsid w:val="002D1ED2"/>
    <w:rsid w:val="002D272A"/>
    <w:rsid w:val="002D294F"/>
    <w:rsid w:val="002D3655"/>
    <w:rsid w:val="002D394F"/>
    <w:rsid w:val="002D4026"/>
    <w:rsid w:val="002D450A"/>
    <w:rsid w:val="002D477F"/>
    <w:rsid w:val="002D4F23"/>
    <w:rsid w:val="002D54A9"/>
    <w:rsid w:val="002D6144"/>
    <w:rsid w:val="002D74B9"/>
    <w:rsid w:val="002D75EA"/>
    <w:rsid w:val="002D7ADC"/>
    <w:rsid w:val="002D7B1F"/>
    <w:rsid w:val="002E06E5"/>
    <w:rsid w:val="002E2EC9"/>
    <w:rsid w:val="002E4C69"/>
    <w:rsid w:val="002E4DE8"/>
    <w:rsid w:val="002E5481"/>
    <w:rsid w:val="002E5E11"/>
    <w:rsid w:val="002E674E"/>
    <w:rsid w:val="002E7340"/>
    <w:rsid w:val="002F0350"/>
    <w:rsid w:val="002F17A3"/>
    <w:rsid w:val="002F1C79"/>
    <w:rsid w:val="002F1DB3"/>
    <w:rsid w:val="002F2F5B"/>
    <w:rsid w:val="002F4DDF"/>
    <w:rsid w:val="002F4E73"/>
    <w:rsid w:val="002F5D34"/>
    <w:rsid w:val="002F61FA"/>
    <w:rsid w:val="002F7745"/>
    <w:rsid w:val="002F7E83"/>
    <w:rsid w:val="00300B79"/>
    <w:rsid w:val="0030111E"/>
    <w:rsid w:val="003014BA"/>
    <w:rsid w:val="00301540"/>
    <w:rsid w:val="00301AAD"/>
    <w:rsid w:val="00302B1F"/>
    <w:rsid w:val="003036F4"/>
    <w:rsid w:val="00303DF0"/>
    <w:rsid w:val="00305E41"/>
    <w:rsid w:val="00307978"/>
    <w:rsid w:val="003100C0"/>
    <w:rsid w:val="00310C46"/>
    <w:rsid w:val="00310E85"/>
    <w:rsid w:val="0031172F"/>
    <w:rsid w:val="0031250A"/>
    <w:rsid w:val="00313771"/>
    <w:rsid w:val="00313EEB"/>
    <w:rsid w:val="003143ED"/>
    <w:rsid w:val="00314643"/>
    <w:rsid w:val="00314C7A"/>
    <w:rsid w:val="003150B9"/>
    <w:rsid w:val="00317AC3"/>
    <w:rsid w:val="003204A8"/>
    <w:rsid w:val="00321B42"/>
    <w:rsid w:val="00321EB4"/>
    <w:rsid w:val="00322B09"/>
    <w:rsid w:val="00322BE3"/>
    <w:rsid w:val="00322E1F"/>
    <w:rsid w:val="00323722"/>
    <w:rsid w:val="003244BD"/>
    <w:rsid w:val="00324AC0"/>
    <w:rsid w:val="00325271"/>
    <w:rsid w:val="00327478"/>
    <w:rsid w:val="00327824"/>
    <w:rsid w:val="00327D89"/>
    <w:rsid w:val="00330C67"/>
    <w:rsid w:val="00331741"/>
    <w:rsid w:val="0033413E"/>
    <w:rsid w:val="0033457F"/>
    <w:rsid w:val="00334B63"/>
    <w:rsid w:val="00334DC6"/>
    <w:rsid w:val="00335F53"/>
    <w:rsid w:val="003372E4"/>
    <w:rsid w:val="00337728"/>
    <w:rsid w:val="0034042A"/>
    <w:rsid w:val="00342331"/>
    <w:rsid w:val="00342C10"/>
    <w:rsid w:val="00342EB1"/>
    <w:rsid w:val="003439FF"/>
    <w:rsid w:val="00344392"/>
    <w:rsid w:val="00345AC0"/>
    <w:rsid w:val="00345B67"/>
    <w:rsid w:val="00346A3F"/>
    <w:rsid w:val="0034734C"/>
    <w:rsid w:val="00347A8B"/>
    <w:rsid w:val="00347C29"/>
    <w:rsid w:val="00347C82"/>
    <w:rsid w:val="00350069"/>
    <w:rsid w:val="003505B1"/>
    <w:rsid w:val="00351938"/>
    <w:rsid w:val="00354422"/>
    <w:rsid w:val="0035461F"/>
    <w:rsid w:val="00354AC4"/>
    <w:rsid w:val="00354B69"/>
    <w:rsid w:val="00354C41"/>
    <w:rsid w:val="00355022"/>
    <w:rsid w:val="003569CC"/>
    <w:rsid w:val="00357B2C"/>
    <w:rsid w:val="00360EFC"/>
    <w:rsid w:val="00362153"/>
    <w:rsid w:val="00362616"/>
    <w:rsid w:val="003630C1"/>
    <w:rsid w:val="003638FE"/>
    <w:rsid w:val="00363FC1"/>
    <w:rsid w:val="0036462C"/>
    <w:rsid w:val="00364AA4"/>
    <w:rsid w:val="00364B56"/>
    <w:rsid w:val="00364CB6"/>
    <w:rsid w:val="003651F7"/>
    <w:rsid w:val="00365CF7"/>
    <w:rsid w:val="00366561"/>
    <w:rsid w:val="003677AF"/>
    <w:rsid w:val="00370A00"/>
    <w:rsid w:val="00370CB2"/>
    <w:rsid w:val="0037311B"/>
    <w:rsid w:val="00373DF6"/>
    <w:rsid w:val="003742CB"/>
    <w:rsid w:val="00375191"/>
    <w:rsid w:val="003755F8"/>
    <w:rsid w:val="00375A1C"/>
    <w:rsid w:val="00376F34"/>
    <w:rsid w:val="0037721E"/>
    <w:rsid w:val="00377946"/>
    <w:rsid w:val="00377970"/>
    <w:rsid w:val="003800CB"/>
    <w:rsid w:val="00381277"/>
    <w:rsid w:val="00381429"/>
    <w:rsid w:val="003822FB"/>
    <w:rsid w:val="00382D48"/>
    <w:rsid w:val="00382F57"/>
    <w:rsid w:val="00384180"/>
    <w:rsid w:val="00384198"/>
    <w:rsid w:val="00384B16"/>
    <w:rsid w:val="0038520A"/>
    <w:rsid w:val="00385540"/>
    <w:rsid w:val="003859ED"/>
    <w:rsid w:val="003903B7"/>
    <w:rsid w:val="0039149D"/>
    <w:rsid w:val="00391CF0"/>
    <w:rsid w:val="0039283E"/>
    <w:rsid w:val="00393D64"/>
    <w:rsid w:val="00394299"/>
    <w:rsid w:val="00394F2C"/>
    <w:rsid w:val="003954A9"/>
    <w:rsid w:val="0039621E"/>
    <w:rsid w:val="00396614"/>
    <w:rsid w:val="00396B0F"/>
    <w:rsid w:val="00397578"/>
    <w:rsid w:val="003A13E6"/>
    <w:rsid w:val="003A1667"/>
    <w:rsid w:val="003A2FB2"/>
    <w:rsid w:val="003A3D2A"/>
    <w:rsid w:val="003A465B"/>
    <w:rsid w:val="003A5217"/>
    <w:rsid w:val="003B0255"/>
    <w:rsid w:val="003B1988"/>
    <w:rsid w:val="003B1C5A"/>
    <w:rsid w:val="003B1E0A"/>
    <w:rsid w:val="003B24F8"/>
    <w:rsid w:val="003B30A3"/>
    <w:rsid w:val="003B3714"/>
    <w:rsid w:val="003B4290"/>
    <w:rsid w:val="003B56A2"/>
    <w:rsid w:val="003B5C8E"/>
    <w:rsid w:val="003B69DF"/>
    <w:rsid w:val="003C03F6"/>
    <w:rsid w:val="003C28E9"/>
    <w:rsid w:val="003C28F7"/>
    <w:rsid w:val="003C2AE8"/>
    <w:rsid w:val="003C3512"/>
    <w:rsid w:val="003C3DFB"/>
    <w:rsid w:val="003C4B38"/>
    <w:rsid w:val="003C51BA"/>
    <w:rsid w:val="003C56A2"/>
    <w:rsid w:val="003C73CC"/>
    <w:rsid w:val="003C7A16"/>
    <w:rsid w:val="003C7BE2"/>
    <w:rsid w:val="003D0060"/>
    <w:rsid w:val="003D1391"/>
    <w:rsid w:val="003D278F"/>
    <w:rsid w:val="003D2B4F"/>
    <w:rsid w:val="003D47D7"/>
    <w:rsid w:val="003D577F"/>
    <w:rsid w:val="003D6B0E"/>
    <w:rsid w:val="003D7609"/>
    <w:rsid w:val="003E1C6B"/>
    <w:rsid w:val="003E27AF"/>
    <w:rsid w:val="003E2CE2"/>
    <w:rsid w:val="003E2D5B"/>
    <w:rsid w:val="003E3EDB"/>
    <w:rsid w:val="003E4406"/>
    <w:rsid w:val="003E46F4"/>
    <w:rsid w:val="003E5284"/>
    <w:rsid w:val="003E55C8"/>
    <w:rsid w:val="003E5B0D"/>
    <w:rsid w:val="003E5E73"/>
    <w:rsid w:val="003E7519"/>
    <w:rsid w:val="003E7E91"/>
    <w:rsid w:val="003F0CA7"/>
    <w:rsid w:val="003F0E0A"/>
    <w:rsid w:val="003F3875"/>
    <w:rsid w:val="003F3C1C"/>
    <w:rsid w:val="003F52FC"/>
    <w:rsid w:val="003F56FC"/>
    <w:rsid w:val="003F73D7"/>
    <w:rsid w:val="003F7C0D"/>
    <w:rsid w:val="00400053"/>
    <w:rsid w:val="00400248"/>
    <w:rsid w:val="004005CE"/>
    <w:rsid w:val="0040064E"/>
    <w:rsid w:val="004006AA"/>
    <w:rsid w:val="00400D16"/>
    <w:rsid w:val="00400E14"/>
    <w:rsid w:val="00400ECB"/>
    <w:rsid w:val="004016E0"/>
    <w:rsid w:val="00401B30"/>
    <w:rsid w:val="00403F2E"/>
    <w:rsid w:val="0040413D"/>
    <w:rsid w:val="004044D5"/>
    <w:rsid w:val="00404F72"/>
    <w:rsid w:val="00406AFA"/>
    <w:rsid w:val="00406C27"/>
    <w:rsid w:val="004079D0"/>
    <w:rsid w:val="00410C98"/>
    <w:rsid w:val="00411650"/>
    <w:rsid w:val="00411ACA"/>
    <w:rsid w:val="00411B6A"/>
    <w:rsid w:val="00411BE6"/>
    <w:rsid w:val="00413F3E"/>
    <w:rsid w:val="004145F2"/>
    <w:rsid w:val="00414621"/>
    <w:rsid w:val="00414794"/>
    <w:rsid w:val="00414DBF"/>
    <w:rsid w:val="004154F6"/>
    <w:rsid w:val="00415572"/>
    <w:rsid w:val="00415575"/>
    <w:rsid w:val="00416210"/>
    <w:rsid w:val="00416515"/>
    <w:rsid w:val="00416561"/>
    <w:rsid w:val="00416928"/>
    <w:rsid w:val="00416A2C"/>
    <w:rsid w:val="00417782"/>
    <w:rsid w:val="0042043A"/>
    <w:rsid w:val="00421A30"/>
    <w:rsid w:val="0042201B"/>
    <w:rsid w:val="00422592"/>
    <w:rsid w:val="004229E5"/>
    <w:rsid w:val="00422A88"/>
    <w:rsid w:val="0042301B"/>
    <w:rsid w:val="00423659"/>
    <w:rsid w:val="00423AF2"/>
    <w:rsid w:val="00424E44"/>
    <w:rsid w:val="00430BE4"/>
    <w:rsid w:val="004317CF"/>
    <w:rsid w:val="004318C3"/>
    <w:rsid w:val="00432299"/>
    <w:rsid w:val="004338A2"/>
    <w:rsid w:val="00433FE1"/>
    <w:rsid w:val="0043725B"/>
    <w:rsid w:val="00440069"/>
    <w:rsid w:val="004423E6"/>
    <w:rsid w:val="004429AE"/>
    <w:rsid w:val="00442E81"/>
    <w:rsid w:val="004443F1"/>
    <w:rsid w:val="00444F2E"/>
    <w:rsid w:val="00446251"/>
    <w:rsid w:val="0044708F"/>
    <w:rsid w:val="004503EA"/>
    <w:rsid w:val="0045090E"/>
    <w:rsid w:val="004515A7"/>
    <w:rsid w:val="004516E5"/>
    <w:rsid w:val="00452BB5"/>
    <w:rsid w:val="00454DD1"/>
    <w:rsid w:val="00455089"/>
    <w:rsid w:val="00455287"/>
    <w:rsid w:val="004558FE"/>
    <w:rsid w:val="00455FED"/>
    <w:rsid w:val="00456431"/>
    <w:rsid w:val="0045685E"/>
    <w:rsid w:val="00456F3A"/>
    <w:rsid w:val="004570B0"/>
    <w:rsid w:val="004570DF"/>
    <w:rsid w:val="00457B3D"/>
    <w:rsid w:val="00457D53"/>
    <w:rsid w:val="00460098"/>
    <w:rsid w:val="004600D2"/>
    <w:rsid w:val="004613C5"/>
    <w:rsid w:val="0046182C"/>
    <w:rsid w:val="00461D2A"/>
    <w:rsid w:val="004624F7"/>
    <w:rsid w:val="00462F74"/>
    <w:rsid w:val="004638CC"/>
    <w:rsid w:val="00464510"/>
    <w:rsid w:val="004646B5"/>
    <w:rsid w:val="00465B1C"/>
    <w:rsid w:val="004712E7"/>
    <w:rsid w:val="004714C1"/>
    <w:rsid w:val="00471EEE"/>
    <w:rsid w:val="004740C4"/>
    <w:rsid w:val="00474821"/>
    <w:rsid w:val="004751BB"/>
    <w:rsid w:val="00475B5E"/>
    <w:rsid w:val="004767BB"/>
    <w:rsid w:val="0047687C"/>
    <w:rsid w:val="00482060"/>
    <w:rsid w:val="0048289E"/>
    <w:rsid w:val="0048298D"/>
    <w:rsid w:val="00482D68"/>
    <w:rsid w:val="00483271"/>
    <w:rsid w:val="00483759"/>
    <w:rsid w:val="004845D4"/>
    <w:rsid w:val="004846CA"/>
    <w:rsid w:val="0048492E"/>
    <w:rsid w:val="00486CC2"/>
    <w:rsid w:val="00490BF9"/>
    <w:rsid w:val="00490C68"/>
    <w:rsid w:val="00492551"/>
    <w:rsid w:val="0049397F"/>
    <w:rsid w:val="00494ABC"/>
    <w:rsid w:val="00496050"/>
    <w:rsid w:val="004A065A"/>
    <w:rsid w:val="004A0693"/>
    <w:rsid w:val="004A1715"/>
    <w:rsid w:val="004A183B"/>
    <w:rsid w:val="004A1CDD"/>
    <w:rsid w:val="004A32E4"/>
    <w:rsid w:val="004A3B70"/>
    <w:rsid w:val="004A4816"/>
    <w:rsid w:val="004A51F7"/>
    <w:rsid w:val="004A67B3"/>
    <w:rsid w:val="004A7D32"/>
    <w:rsid w:val="004B078E"/>
    <w:rsid w:val="004B124A"/>
    <w:rsid w:val="004B139E"/>
    <w:rsid w:val="004B1D04"/>
    <w:rsid w:val="004B1E27"/>
    <w:rsid w:val="004B2140"/>
    <w:rsid w:val="004B2D25"/>
    <w:rsid w:val="004B4509"/>
    <w:rsid w:val="004B67E5"/>
    <w:rsid w:val="004B72C6"/>
    <w:rsid w:val="004B76F4"/>
    <w:rsid w:val="004C0A11"/>
    <w:rsid w:val="004C1A22"/>
    <w:rsid w:val="004C3AA2"/>
    <w:rsid w:val="004C3E86"/>
    <w:rsid w:val="004C4ED3"/>
    <w:rsid w:val="004C61A7"/>
    <w:rsid w:val="004D0D59"/>
    <w:rsid w:val="004D1607"/>
    <w:rsid w:val="004D337B"/>
    <w:rsid w:val="004D3420"/>
    <w:rsid w:val="004D4822"/>
    <w:rsid w:val="004D5417"/>
    <w:rsid w:val="004D6146"/>
    <w:rsid w:val="004D6486"/>
    <w:rsid w:val="004D6A02"/>
    <w:rsid w:val="004D71B6"/>
    <w:rsid w:val="004D783A"/>
    <w:rsid w:val="004D7E4E"/>
    <w:rsid w:val="004E0687"/>
    <w:rsid w:val="004E0AF8"/>
    <w:rsid w:val="004E0B3C"/>
    <w:rsid w:val="004E0C98"/>
    <w:rsid w:val="004E1287"/>
    <w:rsid w:val="004E225E"/>
    <w:rsid w:val="004E2993"/>
    <w:rsid w:val="004E3280"/>
    <w:rsid w:val="004E5651"/>
    <w:rsid w:val="004E7B8F"/>
    <w:rsid w:val="004F050B"/>
    <w:rsid w:val="004F102C"/>
    <w:rsid w:val="004F2021"/>
    <w:rsid w:val="004F36E4"/>
    <w:rsid w:val="004F392E"/>
    <w:rsid w:val="004F3A93"/>
    <w:rsid w:val="004F5911"/>
    <w:rsid w:val="004F6DA7"/>
    <w:rsid w:val="004F6EBC"/>
    <w:rsid w:val="004F7783"/>
    <w:rsid w:val="00502D59"/>
    <w:rsid w:val="0050302C"/>
    <w:rsid w:val="00505688"/>
    <w:rsid w:val="00505F8D"/>
    <w:rsid w:val="00511C39"/>
    <w:rsid w:val="00513852"/>
    <w:rsid w:val="005149B6"/>
    <w:rsid w:val="00514E2F"/>
    <w:rsid w:val="005156F8"/>
    <w:rsid w:val="00515BE0"/>
    <w:rsid w:val="005161AC"/>
    <w:rsid w:val="00516E89"/>
    <w:rsid w:val="00516F26"/>
    <w:rsid w:val="005170F7"/>
    <w:rsid w:val="005243CE"/>
    <w:rsid w:val="00524462"/>
    <w:rsid w:val="0052465F"/>
    <w:rsid w:val="0052484E"/>
    <w:rsid w:val="0052529D"/>
    <w:rsid w:val="00526E7B"/>
    <w:rsid w:val="005270E0"/>
    <w:rsid w:val="00527C11"/>
    <w:rsid w:val="005309B6"/>
    <w:rsid w:val="00532675"/>
    <w:rsid w:val="005327EE"/>
    <w:rsid w:val="0053370F"/>
    <w:rsid w:val="0053418C"/>
    <w:rsid w:val="00534770"/>
    <w:rsid w:val="00535BCC"/>
    <w:rsid w:val="00537A47"/>
    <w:rsid w:val="00540FA0"/>
    <w:rsid w:val="00541EB8"/>
    <w:rsid w:val="00543A93"/>
    <w:rsid w:val="005459BC"/>
    <w:rsid w:val="005468B3"/>
    <w:rsid w:val="00547059"/>
    <w:rsid w:val="005501AB"/>
    <w:rsid w:val="005503D7"/>
    <w:rsid w:val="00551251"/>
    <w:rsid w:val="0055376E"/>
    <w:rsid w:val="0055399C"/>
    <w:rsid w:val="00555E48"/>
    <w:rsid w:val="00556F65"/>
    <w:rsid w:val="00557B26"/>
    <w:rsid w:val="00560000"/>
    <w:rsid w:val="0056018F"/>
    <w:rsid w:val="00561352"/>
    <w:rsid w:val="0056201A"/>
    <w:rsid w:val="0056208E"/>
    <w:rsid w:val="00562D8D"/>
    <w:rsid w:val="00563459"/>
    <w:rsid w:val="005642A9"/>
    <w:rsid w:val="00566138"/>
    <w:rsid w:val="00566615"/>
    <w:rsid w:val="00570E0F"/>
    <w:rsid w:val="00571581"/>
    <w:rsid w:val="00571F2F"/>
    <w:rsid w:val="0057260E"/>
    <w:rsid w:val="005736C2"/>
    <w:rsid w:val="00573FE6"/>
    <w:rsid w:val="0057542E"/>
    <w:rsid w:val="005754CA"/>
    <w:rsid w:val="00575EBD"/>
    <w:rsid w:val="00576B7D"/>
    <w:rsid w:val="005776BD"/>
    <w:rsid w:val="005808C2"/>
    <w:rsid w:val="005812B2"/>
    <w:rsid w:val="00581D73"/>
    <w:rsid w:val="005829CE"/>
    <w:rsid w:val="00582DD5"/>
    <w:rsid w:val="005833B9"/>
    <w:rsid w:val="005834D4"/>
    <w:rsid w:val="00583697"/>
    <w:rsid w:val="005838E2"/>
    <w:rsid w:val="00583F5A"/>
    <w:rsid w:val="00584061"/>
    <w:rsid w:val="005847B0"/>
    <w:rsid w:val="00585B84"/>
    <w:rsid w:val="00585D5A"/>
    <w:rsid w:val="00586C51"/>
    <w:rsid w:val="00590E63"/>
    <w:rsid w:val="00592669"/>
    <w:rsid w:val="00593B73"/>
    <w:rsid w:val="00594BC8"/>
    <w:rsid w:val="00596559"/>
    <w:rsid w:val="0059B8B7"/>
    <w:rsid w:val="005A1580"/>
    <w:rsid w:val="005A16EC"/>
    <w:rsid w:val="005A30B6"/>
    <w:rsid w:val="005A3857"/>
    <w:rsid w:val="005A4354"/>
    <w:rsid w:val="005A4537"/>
    <w:rsid w:val="005A699A"/>
    <w:rsid w:val="005B05C0"/>
    <w:rsid w:val="005B0935"/>
    <w:rsid w:val="005B0AA5"/>
    <w:rsid w:val="005B2691"/>
    <w:rsid w:val="005B27DB"/>
    <w:rsid w:val="005B3B3F"/>
    <w:rsid w:val="005B4747"/>
    <w:rsid w:val="005B54FD"/>
    <w:rsid w:val="005B574E"/>
    <w:rsid w:val="005B5856"/>
    <w:rsid w:val="005B5EDC"/>
    <w:rsid w:val="005B70E8"/>
    <w:rsid w:val="005C188F"/>
    <w:rsid w:val="005C2606"/>
    <w:rsid w:val="005C339E"/>
    <w:rsid w:val="005C4B6E"/>
    <w:rsid w:val="005C7592"/>
    <w:rsid w:val="005C785A"/>
    <w:rsid w:val="005C79A5"/>
    <w:rsid w:val="005C7F65"/>
    <w:rsid w:val="005D097B"/>
    <w:rsid w:val="005D0A49"/>
    <w:rsid w:val="005D1089"/>
    <w:rsid w:val="005D20EB"/>
    <w:rsid w:val="005D218C"/>
    <w:rsid w:val="005D2352"/>
    <w:rsid w:val="005D29C4"/>
    <w:rsid w:val="005D2A76"/>
    <w:rsid w:val="005D2F8B"/>
    <w:rsid w:val="005D31E3"/>
    <w:rsid w:val="005D3C1B"/>
    <w:rsid w:val="005D43EE"/>
    <w:rsid w:val="005D4B15"/>
    <w:rsid w:val="005D4C04"/>
    <w:rsid w:val="005D4C8E"/>
    <w:rsid w:val="005D4F47"/>
    <w:rsid w:val="005D78CF"/>
    <w:rsid w:val="005E09C0"/>
    <w:rsid w:val="005E20C8"/>
    <w:rsid w:val="005E42DE"/>
    <w:rsid w:val="005E5033"/>
    <w:rsid w:val="005E69ED"/>
    <w:rsid w:val="005E6C99"/>
    <w:rsid w:val="005E6CFE"/>
    <w:rsid w:val="005E6D96"/>
    <w:rsid w:val="005E7BE5"/>
    <w:rsid w:val="005F0963"/>
    <w:rsid w:val="005F16AF"/>
    <w:rsid w:val="005F1719"/>
    <w:rsid w:val="005F1ACB"/>
    <w:rsid w:val="005F27BB"/>
    <w:rsid w:val="005F2AD1"/>
    <w:rsid w:val="005F39E8"/>
    <w:rsid w:val="005F4214"/>
    <w:rsid w:val="005F4C24"/>
    <w:rsid w:val="005F524D"/>
    <w:rsid w:val="005F6752"/>
    <w:rsid w:val="005F716B"/>
    <w:rsid w:val="005F73D3"/>
    <w:rsid w:val="005F7D57"/>
    <w:rsid w:val="00600A38"/>
    <w:rsid w:val="00601025"/>
    <w:rsid w:val="006014BB"/>
    <w:rsid w:val="0060306F"/>
    <w:rsid w:val="00603646"/>
    <w:rsid w:val="00603AFD"/>
    <w:rsid w:val="006040B9"/>
    <w:rsid w:val="006049D4"/>
    <w:rsid w:val="006053E5"/>
    <w:rsid w:val="0060574F"/>
    <w:rsid w:val="006060C1"/>
    <w:rsid w:val="00606344"/>
    <w:rsid w:val="00606B3B"/>
    <w:rsid w:val="00606D08"/>
    <w:rsid w:val="00610695"/>
    <w:rsid w:val="0061076F"/>
    <w:rsid w:val="00611960"/>
    <w:rsid w:val="00612BD9"/>
    <w:rsid w:val="00613B72"/>
    <w:rsid w:val="00614190"/>
    <w:rsid w:val="00614AAC"/>
    <w:rsid w:val="00615644"/>
    <w:rsid w:val="00615E35"/>
    <w:rsid w:val="0061659A"/>
    <w:rsid w:val="00616636"/>
    <w:rsid w:val="006167CA"/>
    <w:rsid w:val="006170B5"/>
    <w:rsid w:val="006170D8"/>
    <w:rsid w:val="00621317"/>
    <w:rsid w:val="00622AC9"/>
    <w:rsid w:val="00622DED"/>
    <w:rsid w:val="0062322E"/>
    <w:rsid w:val="0062386D"/>
    <w:rsid w:val="00623A71"/>
    <w:rsid w:val="00623D66"/>
    <w:rsid w:val="00623ED7"/>
    <w:rsid w:val="00624913"/>
    <w:rsid w:val="00624CBA"/>
    <w:rsid w:val="006269C5"/>
    <w:rsid w:val="0062762B"/>
    <w:rsid w:val="00630280"/>
    <w:rsid w:val="00630E4E"/>
    <w:rsid w:val="0063146F"/>
    <w:rsid w:val="00632992"/>
    <w:rsid w:val="0063334A"/>
    <w:rsid w:val="006335B4"/>
    <w:rsid w:val="006336BD"/>
    <w:rsid w:val="0063479C"/>
    <w:rsid w:val="006354CD"/>
    <w:rsid w:val="00636A55"/>
    <w:rsid w:val="00636F0D"/>
    <w:rsid w:val="00637761"/>
    <w:rsid w:val="00637C59"/>
    <w:rsid w:val="00640031"/>
    <w:rsid w:val="00642785"/>
    <w:rsid w:val="00642DF8"/>
    <w:rsid w:val="006452AE"/>
    <w:rsid w:val="00647503"/>
    <w:rsid w:val="00647C68"/>
    <w:rsid w:val="006500EA"/>
    <w:rsid w:val="00650D97"/>
    <w:rsid w:val="006525BB"/>
    <w:rsid w:val="00652B6E"/>
    <w:rsid w:val="00653DA5"/>
    <w:rsid w:val="00656DB5"/>
    <w:rsid w:val="00657B18"/>
    <w:rsid w:val="0066067E"/>
    <w:rsid w:val="0066070A"/>
    <w:rsid w:val="00660F5B"/>
    <w:rsid w:val="00663B56"/>
    <w:rsid w:val="00664045"/>
    <w:rsid w:val="00664214"/>
    <w:rsid w:val="006648F7"/>
    <w:rsid w:val="00665C2B"/>
    <w:rsid w:val="00666EC3"/>
    <w:rsid w:val="0066781D"/>
    <w:rsid w:val="006678AA"/>
    <w:rsid w:val="00667FDA"/>
    <w:rsid w:val="00670177"/>
    <w:rsid w:val="0067189C"/>
    <w:rsid w:val="0067486B"/>
    <w:rsid w:val="00676369"/>
    <w:rsid w:val="006765FD"/>
    <w:rsid w:val="00676796"/>
    <w:rsid w:val="006771DC"/>
    <w:rsid w:val="0067753D"/>
    <w:rsid w:val="00680ED6"/>
    <w:rsid w:val="00681990"/>
    <w:rsid w:val="006828CE"/>
    <w:rsid w:val="006844B2"/>
    <w:rsid w:val="00685266"/>
    <w:rsid w:val="006858A6"/>
    <w:rsid w:val="00686733"/>
    <w:rsid w:val="006905EC"/>
    <w:rsid w:val="006919B6"/>
    <w:rsid w:val="00691D95"/>
    <w:rsid w:val="006953D0"/>
    <w:rsid w:val="00696CA4"/>
    <w:rsid w:val="006978CA"/>
    <w:rsid w:val="006A040B"/>
    <w:rsid w:val="006A17DC"/>
    <w:rsid w:val="006A1954"/>
    <w:rsid w:val="006A1E26"/>
    <w:rsid w:val="006A25DE"/>
    <w:rsid w:val="006A3610"/>
    <w:rsid w:val="006A3E7D"/>
    <w:rsid w:val="006A469C"/>
    <w:rsid w:val="006A5323"/>
    <w:rsid w:val="006A727D"/>
    <w:rsid w:val="006A7B8D"/>
    <w:rsid w:val="006A7C7F"/>
    <w:rsid w:val="006B1717"/>
    <w:rsid w:val="006B1745"/>
    <w:rsid w:val="006B192A"/>
    <w:rsid w:val="006B3068"/>
    <w:rsid w:val="006B3434"/>
    <w:rsid w:val="006B4DE6"/>
    <w:rsid w:val="006B5CB9"/>
    <w:rsid w:val="006B68BB"/>
    <w:rsid w:val="006C0B9E"/>
    <w:rsid w:val="006C0DDE"/>
    <w:rsid w:val="006C2A5F"/>
    <w:rsid w:val="006C2FFC"/>
    <w:rsid w:val="006C36A3"/>
    <w:rsid w:val="006C3B06"/>
    <w:rsid w:val="006C4072"/>
    <w:rsid w:val="006C52B4"/>
    <w:rsid w:val="006C63DC"/>
    <w:rsid w:val="006C65A2"/>
    <w:rsid w:val="006C795E"/>
    <w:rsid w:val="006C7FCD"/>
    <w:rsid w:val="006D108C"/>
    <w:rsid w:val="006D166B"/>
    <w:rsid w:val="006D4B92"/>
    <w:rsid w:val="006D6517"/>
    <w:rsid w:val="006D6F00"/>
    <w:rsid w:val="006D70FF"/>
    <w:rsid w:val="006D724E"/>
    <w:rsid w:val="006E07B6"/>
    <w:rsid w:val="006E07BF"/>
    <w:rsid w:val="006E1635"/>
    <w:rsid w:val="006E185C"/>
    <w:rsid w:val="006E1968"/>
    <w:rsid w:val="006E1B3B"/>
    <w:rsid w:val="006E2263"/>
    <w:rsid w:val="006E2AAE"/>
    <w:rsid w:val="006E2C35"/>
    <w:rsid w:val="006E4EC5"/>
    <w:rsid w:val="006E5569"/>
    <w:rsid w:val="006E5B62"/>
    <w:rsid w:val="006E60A3"/>
    <w:rsid w:val="006E6247"/>
    <w:rsid w:val="006E6A97"/>
    <w:rsid w:val="006E6B98"/>
    <w:rsid w:val="006E7130"/>
    <w:rsid w:val="006E75A1"/>
    <w:rsid w:val="006E7ADF"/>
    <w:rsid w:val="006F10A3"/>
    <w:rsid w:val="006F10DA"/>
    <w:rsid w:val="006F2BCB"/>
    <w:rsid w:val="006F3A33"/>
    <w:rsid w:val="006F6E8F"/>
    <w:rsid w:val="006F743F"/>
    <w:rsid w:val="0070032F"/>
    <w:rsid w:val="007021EB"/>
    <w:rsid w:val="007021EE"/>
    <w:rsid w:val="00702CC9"/>
    <w:rsid w:val="00702F83"/>
    <w:rsid w:val="00703820"/>
    <w:rsid w:val="007043FD"/>
    <w:rsid w:val="00704416"/>
    <w:rsid w:val="00704429"/>
    <w:rsid w:val="00704B81"/>
    <w:rsid w:val="00705CA5"/>
    <w:rsid w:val="00705F91"/>
    <w:rsid w:val="00710358"/>
    <w:rsid w:val="00711E84"/>
    <w:rsid w:val="007144B6"/>
    <w:rsid w:val="00714B2F"/>
    <w:rsid w:val="007155FF"/>
    <w:rsid w:val="0071649C"/>
    <w:rsid w:val="0071717E"/>
    <w:rsid w:val="0071779B"/>
    <w:rsid w:val="00720A7F"/>
    <w:rsid w:val="0072108D"/>
    <w:rsid w:val="00721478"/>
    <w:rsid w:val="00721BC6"/>
    <w:rsid w:val="00721F2B"/>
    <w:rsid w:val="00722908"/>
    <w:rsid w:val="0072304B"/>
    <w:rsid w:val="00725877"/>
    <w:rsid w:val="00725F3E"/>
    <w:rsid w:val="0072614D"/>
    <w:rsid w:val="00727C0D"/>
    <w:rsid w:val="00727CB7"/>
    <w:rsid w:val="00730B56"/>
    <w:rsid w:val="00731B92"/>
    <w:rsid w:val="00733446"/>
    <w:rsid w:val="00733599"/>
    <w:rsid w:val="00733EB6"/>
    <w:rsid w:val="007347EB"/>
    <w:rsid w:val="00736D9C"/>
    <w:rsid w:val="00737B85"/>
    <w:rsid w:val="00737CBE"/>
    <w:rsid w:val="007400C9"/>
    <w:rsid w:val="00740FC1"/>
    <w:rsid w:val="00741276"/>
    <w:rsid w:val="007412C0"/>
    <w:rsid w:val="007419DD"/>
    <w:rsid w:val="00741A8C"/>
    <w:rsid w:val="0074244A"/>
    <w:rsid w:val="00743E4C"/>
    <w:rsid w:val="00744390"/>
    <w:rsid w:val="007450C5"/>
    <w:rsid w:val="0074569A"/>
    <w:rsid w:val="00746890"/>
    <w:rsid w:val="007473D7"/>
    <w:rsid w:val="00747977"/>
    <w:rsid w:val="007520DD"/>
    <w:rsid w:val="00752695"/>
    <w:rsid w:val="007526B3"/>
    <w:rsid w:val="0075311B"/>
    <w:rsid w:val="0075332C"/>
    <w:rsid w:val="007537B3"/>
    <w:rsid w:val="00753B42"/>
    <w:rsid w:val="00753D64"/>
    <w:rsid w:val="0075427A"/>
    <w:rsid w:val="00754939"/>
    <w:rsid w:val="00757837"/>
    <w:rsid w:val="007600DE"/>
    <w:rsid w:val="007611C5"/>
    <w:rsid w:val="00761466"/>
    <w:rsid w:val="007617B7"/>
    <w:rsid w:val="00762C86"/>
    <w:rsid w:val="007635F2"/>
    <w:rsid w:val="00763D17"/>
    <w:rsid w:val="00763E61"/>
    <w:rsid w:val="00764283"/>
    <w:rsid w:val="00766414"/>
    <w:rsid w:val="00766A38"/>
    <w:rsid w:val="00766DD0"/>
    <w:rsid w:val="00766DDB"/>
    <w:rsid w:val="007672AE"/>
    <w:rsid w:val="00767499"/>
    <w:rsid w:val="00767CA7"/>
    <w:rsid w:val="00770230"/>
    <w:rsid w:val="007719A8"/>
    <w:rsid w:val="0077232D"/>
    <w:rsid w:val="007731DC"/>
    <w:rsid w:val="007742CE"/>
    <w:rsid w:val="00774899"/>
    <w:rsid w:val="0077569D"/>
    <w:rsid w:val="007758A3"/>
    <w:rsid w:val="00775AA3"/>
    <w:rsid w:val="007762E0"/>
    <w:rsid w:val="00780FC8"/>
    <w:rsid w:val="00781339"/>
    <w:rsid w:val="0078153C"/>
    <w:rsid w:val="00782013"/>
    <w:rsid w:val="0078226A"/>
    <w:rsid w:val="0078349D"/>
    <w:rsid w:val="0078497F"/>
    <w:rsid w:val="007849A7"/>
    <w:rsid w:val="00784D51"/>
    <w:rsid w:val="00785649"/>
    <w:rsid w:val="007857E2"/>
    <w:rsid w:val="00785C05"/>
    <w:rsid w:val="00785DCA"/>
    <w:rsid w:val="00785DD1"/>
    <w:rsid w:val="00790325"/>
    <w:rsid w:val="007903BE"/>
    <w:rsid w:val="0079106B"/>
    <w:rsid w:val="007946F5"/>
    <w:rsid w:val="00794D0C"/>
    <w:rsid w:val="00795372"/>
    <w:rsid w:val="007967AD"/>
    <w:rsid w:val="00797681"/>
    <w:rsid w:val="007A15D2"/>
    <w:rsid w:val="007A19BD"/>
    <w:rsid w:val="007A35C5"/>
    <w:rsid w:val="007A3803"/>
    <w:rsid w:val="007A4FE1"/>
    <w:rsid w:val="007A5811"/>
    <w:rsid w:val="007A5849"/>
    <w:rsid w:val="007A6706"/>
    <w:rsid w:val="007A7E1A"/>
    <w:rsid w:val="007B23EB"/>
    <w:rsid w:val="007B2748"/>
    <w:rsid w:val="007B3B08"/>
    <w:rsid w:val="007B4131"/>
    <w:rsid w:val="007B4345"/>
    <w:rsid w:val="007B4C82"/>
    <w:rsid w:val="007B6ADC"/>
    <w:rsid w:val="007B6D19"/>
    <w:rsid w:val="007B6EB1"/>
    <w:rsid w:val="007C083F"/>
    <w:rsid w:val="007C0F7C"/>
    <w:rsid w:val="007C41DD"/>
    <w:rsid w:val="007C4E9C"/>
    <w:rsid w:val="007C5091"/>
    <w:rsid w:val="007C52F7"/>
    <w:rsid w:val="007C5D52"/>
    <w:rsid w:val="007C6774"/>
    <w:rsid w:val="007D004B"/>
    <w:rsid w:val="007D026B"/>
    <w:rsid w:val="007D0727"/>
    <w:rsid w:val="007D0753"/>
    <w:rsid w:val="007D0FC5"/>
    <w:rsid w:val="007D23A7"/>
    <w:rsid w:val="007D2EE0"/>
    <w:rsid w:val="007D49B3"/>
    <w:rsid w:val="007D531A"/>
    <w:rsid w:val="007D55EC"/>
    <w:rsid w:val="007D568C"/>
    <w:rsid w:val="007D5B85"/>
    <w:rsid w:val="007D6373"/>
    <w:rsid w:val="007D6747"/>
    <w:rsid w:val="007D67C8"/>
    <w:rsid w:val="007D6F58"/>
    <w:rsid w:val="007D7A5A"/>
    <w:rsid w:val="007D7B23"/>
    <w:rsid w:val="007E109E"/>
    <w:rsid w:val="007E1AD7"/>
    <w:rsid w:val="007E28E1"/>
    <w:rsid w:val="007E2CFE"/>
    <w:rsid w:val="007E2FF7"/>
    <w:rsid w:val="007E454E"/>
    <w:rsid w:val="007E455E"/>
    <w:rsid w:val="007E4D2A"/>
    <w:rsid w:val="007E4D4D"/>
    <w:rsid w:val="007E4EE8"/>
    <w:rsid w:val="007E5E11"/>
    <w:rsid w:val="007E615E"/>
    <w:rsid w:val="007E76C5"/>
    <w:rsid w:val="007E79DB"/>
    <w:rsid w:val="007F00C4"/>
    <w:rsid w:val="007F04E9"/>
    <w:rsid w:val="007F0667"/>
    <w:rsid w:val="007F08EF"/>
    <w:rsid w:val="007F31FC"/>
    <w:rsid w:val="007F3BB7"/>
    <w:rsid w:val="007F3D15"/>
    <w:rsid w:val="007F44CF"/>
    <w:rsid w:val="007F6E15"/>
    <w:rsid w:val="008002C5"/>
    <w:rsid w:val="00800F2D"/>
    <w:rsid w:val="00801643"/>
    <w:rsid w:val="00802AD5"/>
    <w:rsid w:val="00802D9A"/>
    <w:rsid w:val="00803195"/>
    <w:rsid w:val="00803381"/>
    <w:rsid w:val="00803E82"/>
    <w:rsid w:val="00804532"/>
    <w:rsid w:val="0080461C"/>
    <w:rsid w:val="00804BAC"/>
    <w:rsid w:val="00804C96"/>
    <w:rsid w:val="00804CF7"/>
    <w:rsid w:val="0080549A"/>
    <w:rsid w:val="00805E0A"/>
    <w:rsid w:val="008063C3"/>
    <w:rsid w:val="00807404"/>
    <w:rsid w:val="00810165"/>
    <w:rsid w:val="0081123C"/>
    <w:rsid w:val="00812175"/>
    <w:rsid w:val="0081248F"/>
    <w:rsid w:val="00812CFD"/>
    <w:rsid w:val="00812D44"/>
    <w:rsid w:val="008138C1"/>
    <w:rsid w:val="00816C01"/>
    <w:rsid w:val="00817F5D"/>
    <w:rsid w:val="00823319"/>
    <w:rsid w:val="00823797"/>
    <w:rsid w:val="00824591"/>
    <w:rsid w:val="00824C50"/>
    <w:rsid w:val="00824C7D"/>
    <w:rsid w:val="00824CE8"/>
    <w:rsid w:val="008254D6"/>
    <w:rsid w:val="00826764"/>
    <w:rsid w:val="00826BD5"/>
    <w:rsid w:val="00826DD4"/>
    <w:rsid w:val="008276AE"/>
    <w:rsid w:val="00831AE7"/>
    <w:rsid w:val="00832124"/>
    <w:rsid w:val="00832447"/>
    <w:rsid w:val="00833DD7"/>
    <w:rsid w:val="008343FA"/>
    <w:rsid w:val="00834917"/>
    <w:rsid w:val="00835760"/>
    <w:rsid w:val="0083598F"/>
    <w:rsid w:val="00835E91"/>
    <w:rsid w:val="00835FE8"/>
    <w:rsid w:val="0083692D"/>
    <w:rsid w:val="00836D30"/>
    <w:rsid w:val="00837110"/>
    <w:rsid w:val="0083711E"/>
    <w:rsid w:val="008404D6"/>
    <w:rsid w:val="008407F2"/>
    <w:rsid w:val="00840F14"/>
    <w:rsid w:val="0084110C"/>
    <w:rsid w:val="00841CFC"/>
    <w:rsid w:val="0084242D"/>
    <w:rsid w:val="008432A8"/>
    <w:rsid w:val="00850338"/>
    <w:rsid w:val="008517AC"/>
    <w:rsid w:val="008519F6"/>
    <w:rsid w:val="008520BD"/>
    <w:rsid w:val="00852B81"/>
    <w:rsid w:val="00852CD5"/>
    <w:rsid w:val="00852DBD"/>
    <w:rsid w:val="00853E91"/>
    <w:rsid w:val="008541D5"/>
    <w:rsid w:val="0085437B"/>
    <w:rsid w:val="008551AC"/>
    <w:rsid w:val="00855A61"/>
    <w:rsid w:val="00855D50"/>
    <w:rsid w:val="00857848"/>
    <w:rsid w:val="00860681"/>
    <w:rsid w:val="00862384"/>
    <w:rsid w:val="00862BBD"/>
    <w:rsid w:val="008632C7"/>
    <w:rsid w:val="00863EA5"/>
    <w:rsid w:val="00864C32"/>
    <w:rsid w:val="00865B56"/>
    <w:rsid w:val="00865D9F"/>
    <w:rsid w:val="00865F41"/>
    <w:rsid w:val="0086706A"/>
    <w:rsid w:val="0086E279"/>
    <w:rsid w:val="00870B2E"/>
    <w:rsid w:val="00871A09"/>
    <w:rsid w:val="00871C5B"/>
    <w:rsid w:val="008726BF"/>
    <w:rsid w:val="00872E6C"/>
    <w:rsid w:val="0087530A"/>
    <w:rsid w:val="00877ED6"/>
    <w:rsid w:val="0088265C"/>
    <w:rsid w:val="00882D15"/>
    <w:rsid w:val="008830F1"/>
    <w:rsid w:val="008835C8"/>
    <w:rsid w:val="00883A6B"/>
    <w:rsid w:val="00883D79"/>
    <w:rsid w:val="00884184"/>
    <w:rsid w:val="00884CE3"/>
    <w:rsid w:val="00885440"/>
    <w:rsid w:val="0088730F"/>
    <w:rsid w:val="00887504"/>
    <w:rsid w:val="008901A1"/>
    <w:rsid w:val="0089040B"/>
    <w:rsid w:val="00890A58"/>
    <w:rsid w:val="008913E3"/>
    <w:rsid w:val="00893201"/>
    <w:rsid w:val="00894E41"/>
    <w:rsid w:val="008954CF"/>
    <w:rsid w:val="00895B7D"/>
    <w:rsid w:val="0089661C"/>
    <w:rsid w:val="008968CE"/>
    <w:rsid w:val="008968F4"/>
    <w:rsid w:val="008977BA"/>
    <w:rsid w:val="00897E7E"/>
    <w:rsid w:val="008A0E3E"/>
    <w:rsid w:val="008A22A7"/>
    <w:rsid w:val="008A4368"/>
    <w:rsid w:val="008A478E"/>
    <w:rsid w:val="008A4836"/>
    <w:rsid w:val="008A4D23"/>
    <w:rsid w:val="008A53FB"/>
    <w:rsid w:val="008A58D1"/>
    <w:rsid w:val="008A704C"/>
    <w:rsid w:val="008B01EB"/>
    <w:rsid w:val="008B024C"/>
    <w:rsid w:val="008B153C"/>
    <w:rsid w:val="008B1DE8"/>
    <w:rsid w:val="008B1E79"/>
    <w:rsid w:val="008B2563"/>
    <w:rsid w:val="008B2C68"/>
    <w:rsid w:val="008B3280"/>
    <w:rsid w:val="008B3954"/>
    <w:rsid w:val="008B3F15"/>
    <w:rsid w:val="008B42DD"/>
    <w:rsid w:val="008B5BED"/>
    <w:rsid w:val="008B5E45"/>
    <w:rsid w:val="008B65BD"/>
    <w:rsid w:val="008B6E77"/>
    <w:rsid w:val="008B7008"/>
    <w:rsid w:val="008B76D8"/>
    <w:rsid w:val="008B7821"/>
    <w:rsid w:val="008B7FB4"/>
    <w:rsid w:val="008C19CF"/>
    <w:rsid w:val="008C1B0D"/>
    <w:rsid w:val="008C28C9"/>
    <w:rsid w:val="008C2A61"/>
    <w:rsid w:val="008C3B42"/>
    <w:rsid w:val="008C423E"/>
    <w:rsid w:val="008C5315"/>
    <w:rsid w:val="008C56AD"/>
    <w:rsid w:val="008C668D"/>
    <w:rsid w:val="008C6E91"/>
    <w:rsid w:val="008D0F2D"/>
    <w:rsid w:val="008D223C"/>
    <w:rsid w:val="008D316B"/>
    <w:rsid w:val="008D34AA"/>
    <w:rsid w:val="008D3B8E"/>
    <w:rsid w:val="008D3D03"/>
    <w:rsid w:val="008D4865"/>
    <w:rsid w:val="008D5019"/>
    <w:rsid w:val="008D5777"/>
    <w:rsid w:val="008D66F4"/>
    <w:rsid w:val="008E17C7"/>
    <w:rsid w:val="008E181D"/>
    <w:rsid w:val="008E1F2B"/>
    <w:rsid w:val="008E225C"/>
    <w:rsid w:val="008E4D57"/>
    <w:rsid w:val="008E50BD"/>
    <w:rsid w:val="008E54FE"/>
    <w:rsid w:val="008E6438"/>
    <w:rsid w:val="008EC54E"/>
    <w:rsid w:val="008F1E51"/>
    <w:rsid w:val="008F2AAE"/>
    <w:rsid w:val="008F2CB8"/>
    <w:rsid w:val="008F52D6"/>
    <w:rsid w:val="008F57E3"/>
    <w:rsid w:val="008F7D6C"/>
    <w:rsid w:val="00902B23"/>
    <w:rsid w:val="0090373B"/>
    <w:rsid w:val="00904FF7"/>
    <w:rsid w:val="00905B2F"/>
    <w:rsid w:val="0090739D"/>
    <w:rsid w:val="00907BB0"/>
    <w:rsid w:val="00907D50"/>
    <w:rsid w:val="009104B0"/>
    <w:rsid w:val="0091078A"/>
    <w:rsid w:val="00910B69"/>
    <w:rsid w:val="00910D35"/>
    <w:rsid w:val="00910E07"/>
    <w:rsid w:val="00911568"/>
    <w:rsid w:val="009116FE"/>
    <w:rsid w:val="00911AE0"/>
    <w:rsid w:val="00911C02"/>
    <w:rsid w:val="00912ABA"/>
    <w:rsid w:val="00913385"/>
    <w:rsid w:val="00914084"/>
    <w:rsid w:val="00917196"/>
    <w:rsid w:val="00917199"/>
    <w:rsid w:val="0091727D"/>
    <w:rsid w:val="00917480"/>
    <w:rsid w:val="009201D6"/>
    <w:rsid w:val="009205F0"/>
    <w:rsid w:val="00921AAF"/>
    <w:rsid w:val="009225F5"/>
    <w:rsid w:val="00922AD1"/>
    <w:rsid w:val="00922F46"/>
    <w:rsid w:val="00924E4F"/>
    <w:rsid w:val="009251A7"/>
    <w:rsid w:val="00925491"/>
    <w:rsid w:val="0092675C"/>
    <w:rsid w:val="0092746E"/>
    <w:rsid w:val="009302EB"/>
    <w:rsid w:val="00931A3F"/>
    <w:rsid w:val="00933382"/>
    <w:rsid w:val="0093663B"/>
    <w:rsid w:val="00936657"/>
    <w:rsid w:val="009368C7"/>
    <w:rsid w:val="00936956"/>
    <w:rsid w:val="00936DCF"/>
    <w:rsid w:val="00937371"/>
    <w:rsid w:val="00940400"/>
    <w:rsid w:val="00940427"/>
    <w:rsid w:val="009405A1"/>
    <w:rsid w:val="00940BF3"/>
    <w:rsid w:val="0094153E"/>
    <w:rsid w:val="00941990"/>
    <w:rsid w:val="00941DE7"/>
    <w:rsid w:val="009426D6"/>
    <w:rsid w:val="00944E7C"/>
    <w:rsid w:val="0094510F"/>
    <w:rsid w:val="00945A74"/>
    <w:rsid w:val="00945CBA"/>
    <w:rsid w:val="0094640A"/>
    <w:rsid w:val="00950088"/>
    <w:rsid w:val="009500FE"/>
    <w:rsid w:val="009501C2"/>
    <w:rsid w:val="00950C78"/>
    <w:rsid w:val="009526F7"/>
    <w:rsid w:val="00952E2C"/>
    <w:rsid w:val="00953988"/>
    <w:rsid w:val="00955030"/>
    <w:rsid w:val="0095587D"/>
    <w:rsid w:val="0096028B"/>
    <w:rsid w:val="00961938"/>
    <w:rsid w:val="0096262F"/>
    <w:rsid w:val="009626AA"/>
    <w:rsid w:val="009629F5"/>
    <w:rsid w:val="00963592"/>
    <w:rsid w:val="00963905"/>
    <w:rsid w:val="00964551"/>
    <w:rsid w:val="00964E0A"/>
    <w:rsid w:val="00964EEE"/>
    <w:rsid w:val="00965266"/>
    <w:rsid w:val="009665A8"/>
    <w:rsid w:val="009671D3"/>
    <w:rsid w:val="00970954"/>
    <w:rsid w:val="00970E62"/>
    <w:rsid w:val="0097102F"/>
    <w:rsid w:val="00971062"/>
    <w:rsid w:val="00971230"/>
    <w:rsid w:val="00971D65"/>
    <w:rsid w:val="00971DB9"/>
    <w:rsid w:val="00972EA7"/>
    <w:rsid w:val="0097372E"/>
    <w:rsid w:val="00973744"/>
    <w:rsid w:val="00974A46"/>
    <w:rsid w:val="00975998"/>
    <w:rsid w:val="0097679C"/>
    <w:rsid w:val="009772D7"/>
    <w:rsid w:val="00977AC8"/>
    <w:rsid w:val="0098029E"/>
    <w:rsid w:val="009803AB"/>
    <w:rsid w:val="00981CDC"/>
    <w:rsid w:val="00982296"/>
    <w:rsid w:val="009824C1"/>
    <w:rsid w:val="0098288A"/>
    <w:rsid w:val="00982CA9"/>
    <w:rsid w:val="009830C2"/>
    <w:rsid w:val="009835C9"/>
    <w:rsid w:val="009844AD"/>
    <w:rsid w:val="0098459C"/>
    <w:rsid w:val="009846DD"/>
    <w:rsid w:val="00985337"/>
    <w:rsid w:val="00985945"/>
    <w:rsid w:val="009866BB"/>
    <w:rsid w:val="00986FB1"/>
    <w:rsid w:val="0098724B"/>
    <w:rsid w:val="00990088"/>
    <w:rsid w:val="009914D0"/>
    <w:rsid w:val="00991797"/>
    <w:rsid w:val="0099186B"/>
    <w:rsid w:val="00992BCD"/>
    <w:rsid w:val="00992D4B"/>
    <w:rsid w:val="00993CB5"/>
    <w:rsid w:val="00993E98"/>
    <w:rsid w:val="00994989"/>
    <w:rsid w:val="00994F9F"/>
    <w:rsid w:val="00995C20"/>
    <w:rsid w:val="00995CAE"/>
    <w:rsid w:val="00996D04"/>
    <w:rsid w:val="009A04C6"/>
    <w:rsid w:val="009A04E2"/>
    <w:rsid w:val="009A112E"/>
    <w:rsid w:val="009A1582"/>
    <w:rsid w:val="009A256F"/>
    <w:rsid w:val="009A273E"/>
    <w:rsid w:val="009A32E9"/>
    <w:rsid w:val="009A375A"/>
    <w:rsid w:val="009A38CC"/>
    <w:rsid w:val="009A3EC2"/>
    <w:rsid w:val="009A406A"/>
    <w:rsid w:val="009A7067"/>
    <w:rsid w:val="009AA85E"/>
    <w:rsid w:val="009B06DF"/>
    <w:rsid w:val="009B099C"/>
    <w:rsid w:val="009B1042"/>
    <w:rsid w:val="009B2FB9"/>
    <w:rsid w:val="009B37D6"/>
    <w:rsid w:val="009B3DEC"/>
    <w:rsid w:val="009B4307"/>
    <w:rsid w:val="009B4F6D"/>
    <w:rsid w:val="009B674A"/>
    <w:rsid w:val="009B6C72"/>
    <w:rsid w:val="009B7595"/>
    <w:rsid w:val="009C01AD"/>
    <w:rsid w:val="009C13A8"/>
    <w:rsid w:val="009C1A5D"/>
    <w:rsid w:val="009C22E6"/>
    <w:rsid w:val="009C278C"/>
    <w:rsid w:val="009C2D18"/>
    <w:rsid w:val="009C4804"/>
    <w:rsid w:val="009C5288"/>
    <w:rsid w:val="009C5385"/>
    <w:rsid w:val="009C5D1B"/>
    <w:rsid w:val="009C61A0"/>
    <w:rsid w:val="009C6C8A"/>
    <w:rsid w:val="009D0D76"/>
    <w:rsid w:val="009D11B8"/>
    <w:rsid w:val="009D1597"/>
    <w:rsid w:val="009D1C35"/>
    <w:rsid w:val="009D1D07"/>
    <w:rsid w:val="009D4319"/>
    <w:rsid w:val="009D45D1"/>
    <w:rsid w:val="009D4C75"/>
    <w:rsid w:val="009D7CB9"/>
    <w:rsid w:val="009E23BF"/>
    <w:rsid w:val="009E2C07"/>
    <w:rsid w:val="009E3E0F"/>
    <w:rsid w:val="009E5FFF"/>
    <w:rsid w:val="009E6840"/>
    <w:rsid w:val="009E6BBA"/>
    <w:rsid w:val="009E79FE"/>
    <w:rsid w:val="009F0AD2"/>
    <w:rsid w:val="009F1CA0"/>
    <w:rsid w:val="009F230C"/>
    <w:rsid w:val="009F327A"/>
    <w:rsid w:val="009F3DB4"/>
    <w:rsid w:val="009F4F48"/>
    <w:rsid w:val="009F5BBB"/>
    <w:rsid w:val="009F6086"/>
    <w:rsid w:val="009F78F3"/>
    <w:rsid w:val="009F7B16"/>
    <w:rsid w:val="00A0034F"/>
    <w:rsid w:val="00A0198F"/>
    <w:rsid w:val="00A033C9"/>
    <w:rsid w:val="00A03585"/>
    <w:rsid w:val="00A03E22"/>
    <w:rsid w:val="00A03E2A"/>
    <w:rsid w:val="00A07184"/>
    <w:rsid w:val="00A0731D"/>
    <w:rsid w:val="00A102E2"/>
    <w:rsid w:val="00A11CC7"/>
    <w:rsid w:val="00A13E62"/>
    <w:rsid w:val="00A13F51"/>
    <w:rsid w:val="00A14252"/>
    <w:rsid w:val="00A15022"/>
    <w:rsid w:val="00A15FCA"/>
    <w:rsid w:val="00A17575"/>
    <w:rsid w:val="00A175A2"/>
    <w:rsid w:val="00A17FE7"/>
    <w:rsid w:val="00A21088"/>
    <w:rsid w:val="00A22002"/>
    <w:rsid w:val="00A221B1"/>
    <w:rsid w:val="00A23301"/>
    <w:rsid w:val="00A24CA2"/>
    <w:rsid w:val="00A24FFD"/>
    <w:rsid w:val="00A25469"/>
    <w:rsid w:val="00A25B1E"/>
    <w:rsid w:val="00A27181"/>
    <w:rsid w:val="00A274C6"/>
    <w:rsid w:val="00A274D6"/>
    <w:rsid w:val="00A2775D"/>
    <w:rsid w:val="00A30A1E"/>
    <w:rsid w:val="00A30A8A"/>
    <w:rsid w:val="00A315EC"/>
    <w:rsid w:val="00A35346"/>
    <w:rsid w:val="00A35B4F"/>
    <w:rsid w:val="00A35D07"/>
    <w:rsid w:val="00A3655A"/>
    <w:rsid w:val="00A36642"/>
    <w:rsid w:val="00A4059C"/>
    <w:rsid w:val="00A4060F"/>
    <w:rsid w:val="00A4081C"/>
    <w:rsid w:val="00A42327"/>
    <w:rsid w:val="00A43B01"/>
    <w:rsid w:val="00A4483B"/>
    <w:rsid w:val="00A45146"/>
    <w:rsid w:val="00A451FE"/>
    <w:rsid w:val="00A453DE"/>
    <w:rsid w:val="00A455F4"/>
    <w:rsid w:val="00A4589A"/>
    <w:rsid w:val="00A45B81"/>
    <w:rsid w:val="00A46211"/>
    <w:rsid w:val="00A466BA"/>
    <w:rsid w:val="00A478FC"/>
    <w:rsid w:val="00A47996"/>
    <w:rsid w:val="00A52318"/>
    <w:rsid w:val="00A5282D"/>
    <w:rsid w:val="00A5441A"/>
    <w:rsid w:val="00A5450D"/>
    <w:rsid w:val="00A54924"/>
    <w:rsid w:val="00A55166"/>
    <w:rsid w:val="00A55646"/>
    <w:rsid w:val="00A56134"/>
    <w:rsid w:val="00A5637F"/>
    <w:rsid w:val="00A575AD"/>
    <w:rsid w:val="00A5778B"/>
    <w:rsid w:val="00A60043"/>
    <w:rsid w:val="00A60960"/>
    <w:rsid w:val="00A61181"/>
    <w:rsid w:val="00A61E40"/>
    <w:rsid w:val="00A62BD0"/>
    <w:rsid w:val="00A633FF"/>
    <w:rsid w:val="00A643E4"/>
    <w:rsid w:val="00A64728"/>
    <w:rsid w:val="00A64878"/>
    <w:rsid w:val="00A6521C"/>
    <w:rsid w:val="00A65DC0"/>
    <w:rsid w:val="00A65F7D"/>
    <w:rsid w:val="00A66B99"/>
    <w:rsid w:val="00A66DFA"/>
    <w:rsid w:val="00A66EA2"/>
    <w:rsid w:val="00A67168"/>
    <w:rsid w:val="00A70C1E"/>
    <w:rsid w:val="00A71150"/>
    <w:rsid w:val="00A71EC6"/>
    <w:rsid w:val="00A72E5A"/>
    <w:rsid w:val="00A73049"/>
    <w:rsid w:val="00A744AE"/>
    <w:rsid w:val="00A747C9"/>
    <w:rsid w:val="00A761AE"/>
    <w:rsid w:val="00A76412"/>
    <w:rsid w:val="00A765A0"/>
    <w:rsid w:val="00A81874"/>
    <w:rsid w:val="00A81E14"/>
    <w:rsid w:val="00A82AF9"/>
    <w:rsid w:val="00A82FAF"/>
    <w:rsid w:val="00A83818"/>
    <w:rsid w:val="00A84B45"/>
    <w:rsid w:val="00A84BE3"/>
    <w:rsid w:val="00A864E6"/>
    <w:rsid w:val="00A877E9"/>
    <w:rsid w:val="00A87D9B"/>
    <w:rsid w:val="00A87DF6"/>
    <w:rsid w:val="00A87F20"/>
    <w:rsid w:val="00A90945"/>
    <w:rsid w:val="00A92204"/>
    <w:rsid w:val="00A929B4"/>
    <w:rsid w:val="00A92F73"/>
    <w:rsid w:val="00A930CE"/>
    <w:rsid w:val="00A93FF2"/>
    <w:rsid w:val="00A95861"/>
    <w:rsid w:val="00A96707"/>
    <w:rsid w:val="00A96D72"/>
    <w:rsid w:val="00A97D3E"/>
    <w:rsid w:val="00AA10F6"/>
    <w:rsid w:val="00AA2523"/>
    <w:rsid w:val="00AA307D"/>
    <w:rsid w:val="00AA3469"/>
    <w:rsid w:val="00AA35D4"/>
    <w:rsid w:val="00AA3E95"/>
    <w:rsid w:val="00AA52EA"/>
    <w:rsid w:val="00AA5532"/>
    <w:rsid w:val="00AA63F3"/>
    <w:rsid w:val="00AA6A75"/>
    <w:rsid w:val="00AA7258"/>
    <w:rsid w:val="00AB136D"/>
    <w:rsid w:val="00AB16CF"/>
    <w:rsid w:val="00AB1787"/>
    <w:rsid w:val="00AB1870"/>
    <w:rsid w:val="00AB2774"/>
    <w:rsid w:val="00AB2B4A"/>
    <w:rsid w:val="00AB35E7"/>
    <w:rsid w:val="00AB56CC"/>
    <w:rsid w:val="00AB6081"/>
    <w:rsid w:val="00AB7F24"/>
    <w:rsid w:val="00AC1178"/>
    <w:rsid w:val="00AC12A9"/>
    <w:rsid w:val="00AC13D1"/>
    <w:rsid w:val="00AC28EA"/>
    <w:rsid w:val="00AC3945"/>
    <w:rsid w:val="00AC3D6C"/>
    <w:rsid w:val="00AC494E"/>
    <w:rsid w:val="00AC4B27"/>
    <w:rsid w:val="00AC52B4"/>
    <w:rsid w:val="00AC5732"/>
    <w:rsid w:val="00AC57FB"/>
    <w:rsid w:val="00AC5A64"/>
    <w:rsid w:val="00AC5D81"/>
    <w:rsid w:val="00AC5FED"/>
    <w:rsid w:val="00AC6171"/>
    <w:rsid w:val="00AC76C8"/>
    <w:rsid w:val="00AC7A07"/>
    <w:rsid w:val="00AC7E31"/>
    <w:rsid w:val="00AD1201"/>
    <w:rsid w:val="00AD2564"/>
    <w:rsid w:val="00AD31BA"/>
    <w:rsid w:val="00AD4EF4"/>
    <w:rsid w:val="00AD5E01"/>
    <w:rsid w:val="00AD628D"/>
    <w:rsid w:val="00AD6BA9"/>
    <w:rsid w:val="00AD7BF8"/>
    <w:rsid w:val="00AE03E3"/>
    <w:rsid w:val="00AE124F"/>
    <w:rsid w:val="00AE14F7"/>
    <w:rsid w:val="00AE1724"/>
    <w:rsid w:val="00AE1938"/>
    <w:rsid w:val="00AE1B6F"/>
    <w:rsid w:val="00AE1C5F"/>
    <w:rsid w:val="00AE3C50"/>
    <w:rsid w:val="00AE4162"/>
    <w:rsid w:val="00AE450D"/>
    <w:rsid w:val="00AE459A"/>
    <w:rsid w:val="00AE4C0A"/>
    <w:rsid w:val="00AE6A54"/>
    <w:rsid w:val="00AE765B"/>
    <w:rsid w:val="00AE7756"/>
    <w:rsid w:val="00AE7915"/>
    <w:rsid w:val="00AF0057"/>
    <w:rsid w:val="00AF0BCA"/>
    <w:rsid w:val="00AF0C03"/>
    <w:rsid w:val="00AF232D"/>
    <w:rsid w:val="00AF2FA1"/>
    <w:rsid w:val="00AF3C7F"/>
    <w:rsid w:val="00AF3EC6"/>
    <w:rsid w:val="00AF4126"/>
    <w:rsid w:val="00AF51F5"/>
    <w:rsid w:val="00AF5955"/>
    <w:rsid w:val="00B003AC"/>
    <w:rsid w:val="00B02038"/>
    <w:rsid w:val="00B027C0"/>
    <w:rsid w:val="00B032B8"/>
    <w:rsid w:val="00B036E5"/>
    <w:rsid w:val="00B03701"/>
    <w:rsid w:val="00B03962"/>
    <w:rsid w:val="00B04F36"/>
    <w:rsid w:val="00B05B46"/>
    <w:rsid w:val="00B06618"/>
    <w:rsid w:val="00B0670F"/>
    <w:rsid w:val="00B07896"/>
    <w:rsid w:val="00B1146C"/>
    <w:rsid w:val="00B141E5"/>
    <w:rsid w:val="00B1479D"/>
    <w:rsid w:val="00B15B38"/>
    <w:rsid w:val="00B160AB"/>
    <w:rsid w:val="00B16ADE"/>
    <w:rsid w:val="00B171A8"/>
    <w:rsid w:val="00B17995"/>
    <w:rsid w:val="00B17DD5"/>
    <w:rsid w:val="00B208FF"/>
    <w:rsid w:val="00B20FDF"/>
    <w:rsid w:val="00B21AF7"/>
    <w:rsid w:val="00B22615"/>
    <w:rsid w:val="00B22970"/>
    <w:rsid w:val="00B22C37"/>
    <w:rsid w:val="00B22D2C"/>
    <w:rsid w:val="00B231CD"/>
    <w:rsid w:val="00B2366E"/>
    <w:rsid w:val="00B23EE9"/>
    <w:rsid w:val="00B24C27"/>
    <w:rsid w:val="00B24CF1"/>
    <w:rsid w:val="00B25BCB"/>
    <w:rsid w:val="00B25C6A"/>
    <w:rsid w:val="00B26D30"/>
    <w:rsid w:val="00B27422"/>
    <w:rsid w:val="00B31996"/>
    <w:rsid w:val="00B33221"/>
    <w:rsid w:val="00B332A1"/>
    <w:rsid w:val="00B335D6"/>
    <w:rsid w:val="00B34170"/>
    <w:rsid w:val="00B35C33"/>
    <w:rsid w:val="00B37015"/>
    <w:rsid w:val="00B3734D"/>
    <w:rsid w:val="00B37D66"/>
    <w:rsid w:val="00B37F94"/>
    <w:rsid w:val="00B40B44"/>
    <w:rsid w:val="00B41654"/>
    <w:rsid w:val="00B42C3C"/>
    <w:rsid w:val="00B43ACC"/>
    <w:rsid w:val="00B44509"/>
    <w:rsid w:val="00B44BE5"/>
    <w:rsid w:val="00B472D4"/>
    <w:rsid w:val="00B4EE16"/>
    <w:rsid w:val="00B5077B"/>
    <w:rsid w:val="00B50E12"/>
    <w:rsid w:val="00B50EFA"/>
    <w:rsid w:val="00B5105F"/>
    <w:rsid w:val="00B51DC0"/>
    <w:rsid w:val="00B51E6B"/>
    <w:rsid w:val="00B51F4B"/>
    <w:rsid w:val="00B5592D"/>
    <w:rsid w:val="00B55CFC"/>
    <w:rsid w:val="00B567D6"/>
    <w:rsid w:val="00B56B47"/>
    <w:rsid w:val="00B60DE3"/>
    <w:rsid w:val="00B62B80"/>
    <w:rsid w:val="00B641B4"/>
    <w:rsid w:val="00B645ED"/>
    <w:rsid w:val="00B64A48"/>
    <w:rsid w:val="00B6522B"/>
    <w:rsid w:val="00B6707D"/>
    <w:rsid w:val="00B67133"/>
    <w:rsid w:val="00B678C5"/>
    <w:rsid w:val="00B67B19"/>
    <w:rsid w:val="00B7159B"/>
    <w:rsid w:val="00B718A1"/>
    <w:rsid w:val="00B7363E"/>
    <w:rsid w:val="00B745AF"/>
    <w:rsid w:val="00B74725"/>
    <w:rsid w:val="00B74C03"/>
    <w:rsid w:val="00B750FF"/>
    <w:rsid w:val="00B765BE"/>
    <w:rsid w:val="00B770A0"/>
    <w:rsid w:val="00B772F7"/>
    <w:rsid w:val="00B80188"/>
    <w:rsid w:val="00B803E8"/>
    <w:rsid w:val="00B81689"/>
    <w:rsid w:val="00B82BF3"/>
    <w:rsid w:val="00B833B9"/>
    <w:rsid w:val="00B83628"/>
    <w:rsid w:val="00B8389F"/>
    <w:rsid w:val="00B83A07"/>
    <w:rsid w:val="00B840FB"/>
    <w:rsid w:val="00B85342"/>
    <w:rsid w:val="00B86511"/>
    <w:rsid w:val="00B86B6B"/>
    <w:rsid w:val="00B879F1"/>
    <w:rsid w:val="00B87FC4"/>
    <w:rsid w:val="00B90105"/>
    <w:rsid w:val="00B9025C"/>
    <w:rsid w:val="00B905EB"/>
    <w:rsid w:val="00B91359"/>
    <w:rsid w:val="00B92977"/>
    <w:rsid w:val="00B92AF2"/>
    <w:rsid w:val="00B934FD"/>
    <w:rsid w:val="00B9386F"/>
    <w:rsid w:val="00B93C2E"/>
    <w:rsid w:val="00B940C6"/>
    <w:rsid w:val="00B946A6"/>
    <w:rsid w:val="00B9482C"/>
    <w:rsid w:val="00B94961"/>
    <w:rsid w:val="00B949F7"/>
    <w:rsid w:val="00B94A88"/>
    <w:rsid w:val="00B952AD"/>
    <w:rsid w:val="00B95DC8"/>
    <w:rsid w:val="00B95F84"/>
    <w:rsid w:val="00B96440"/>
    <w:rsid w:val="00BA1047"/>
    <w:rsid w:val="00BA1464"/>
    <w:rsid w:val="00BA1C14"/>
    <w:rsid w:val="00BA264D"/>
    <w:rsid w:val="00BA2B1E"/>
    <w:rsid w:val="00BA38E9"/>
    <w:rsid w:val="00BA47D5"/>
    <w:rsid w:val="00BA71F9"/>
    <w:rsid w:val="00BA7824"/>
    <w:rsid w:val="00BA793E"/>
    <w:rsid w:val="00BA7B26"/>
    <w:rsid w:val="00BA7C2E"/>
    <w:rsid w:val="00BA7C3B"/>
    <w:rsid w:val="00BB01EC"/>
    <w:rsid w:val="00BB1281"/>
    <w:rsid w:val="00BB157E"/>
    <w:rsid w:val="00BB22CA"/>
    <w:rsid w:val="00BB23E8"/>
    <w:rsid w:val="00BB25EF"/>
    <w:rsid w:val="00BB2854"/>
    <w:rsid w:val="00BB2ACE"/>
    <w:rsid w:val="00BB2BAC"/>
    <w:rsid w:val="00BB34CC"/>
    <w:rsid w:val="00BB3C29"/>
    <w:rsid w:val="00BB4A05"/>
    <w:rsid w:val="00BB4AD8"/>
    <w:rsid w:val="00BB6219"/>
    <w:rsid w:val="00BB7AFA"/>
    <w:rsid w:val="00BC0EE8"/>
    <w:rsid w:val="00BC1701"/>
    <w:rsid w:val="00BC1D8E"/>
    <w:rsid w:val="00BC3093"/>
    <w:rsid w:val="00BC3637"/>
    <w:rsid w:val="00BC3AC4"/>
    <w:rsid w:val="00BC45BA"/>
    <w:rsid w:val="00BC5AB2"/>
    <w:rsid w:val="00BC5C3C"/>
    <w:rsid w:val="00BC5C48"/>
    <w:rsid w:val="00BC5EE4"/>
    <w:rsid w:val="00BD03D3"/>
    <w:rsid w:val="00BD1E3B"/>
    <w:rsid w:val="00BD1F6A"/>
    <w:rsid w:val="00BD2A9F"/>
    <w:rsid w:val="00BD314E"/>
    <w:rsid w:val="00BD3BD8"/>
    <w:rsid w:val="00BD6560"/>
    <w:rsid w:val="00BD6811"/>
    <w:rsid w:val="00BD6E3B"/>
    <w:rsid w:val="00BD7063"/>
    <w:rsid w:val="00BE1D8A"/>
    <w:rsid w:val="00BE39F4"/>
    <w:rsid w:val="00BE7A94"/>
    <w:rsid w:val="00BF04AA"/>
    <w:rsid w:val="00BF0534"/>
    <w:rsid w:val="00BF0648"/>
    <w:rsid w:val="00BF17B0"/>
    <w:rsid w:val="00BF2475"/>
    <w:rsid w:val="00BF315B"/>
    <w:rsid w:val="00BF4B6F"/>
    <w:rsid w:val="00BF4DEF"/>
    <w:rsid w:val="00BF6418"/>
    <w:rsid w:val="00BF6657"/>
    <w:rsid w:val="00BF6FBB"/>
    <w:rsid w:val="00BF7445"/>
    <w:rsid w:val="00BF75AD"/>
    <w:rsid w:val="00BF75B0"/>
    <w:rsid w:val="00C000ED"/>
    <w:rsid w:val="00C00331"/>
    <w:rsid w:val="00C007D5"/>
    <w:rsid w:val="00C011D4"/>
    <w:rsid w:val="00C015A5"/>
    <w:rsid w:val="00C0189A"/>
    <w:rsid w:val="00C01D6B"/>
    <w:rsid w:val="00C02433"/>
    <w:rsid w:val="00C02A1D"/>
    <w:rsid w:val="00C03054"/>
    <w:rsid w:val="00C032CB"/>
    <w:rsid w:val="00C054B9"/>
    <w:rsid w:val="00C06351"/>
    <w:rsid w:val="00C06837"/>
    <w:rsid w:val="00C06E4E"/>
    <w:rsid w:val="00C071BA"/>
    <w:rsid w:val="00C07F79"/>
    <w:rsid w:val="00C129A2"/>
    <w:rsid w:val="00C13225"/>
    <w:rsid w:val="00C133B5"/>
    <w:rsid w:val="00C13C14"/>
    <w:rsid w:val="00C14D21"/>
    <w:rsid w:val="00C15420"/>
    <w:rsid w:val="00C1619D"/>
    <w:rsid w:val="00C168AF"/>
    <w:rsid w:val="00C179A1"/>
    <w:rsid w:val="00C2117F"/>
    <w:rsid w:val="00C21F23"/>
    <w:rsid w:val="00C224AC"/>
    <w:rsid w:val="00C225C0"/>
    <w:rsid w:val="00C2369E"/>
    <w:rsid w:val="00C23E65"/>
    <w:rsid w:val="00C240A4"/>
    <w:rsid w:val="00C262A2"/>
    <w:rsid w:val="00C26E01"/>
    <w:rsid w:val="00C27282"/>
    <w:rsid w:val="00C278D3"/>
    <w:rsid w:val="00C27EE4"/>
    <w:rsid w:val="00C27F1F"/>
    <w:rsid w:val="00C3077E"/>
    <w:rsid w:val="00C3124A"/>
    <w:rsid w:val="00C31401"/>
    <w:rsid w:val="00C31B07"/>
    <w:rsid w:val="00C322E7"/>
    <w:rsid w:val="00C331C6"/>
    <w:rsid w:val="00C351B8"/>
    <w:rsid w:val="00C35B05"/>
    <w:rsid w:val="00C35B77"/>
    <w:rsid w:val="00C3662A"/>
    <w:rsid w:val="00C370F9"/>
    <w:rsid w:val="00C40D97"/>
    <w:rsid w:val="00C42602"/>
    <w:rsid w:val="00C4261D"/>
    <w:rsid w:val="00C42D80"/>
    <w:rsid w:val="00C42EC4"/>
    <w:rsid w:val="00C43741"/>
    <w:rsid w:val="00C43F0D"/>
    <w:rsid w:val="00C44D65"/>
    <w:rsid w:val="00C45BAB"/>
    <w:rsid w:val="00C47614"/>
    <w:rsid w:val="00C50181"/>
    <w:rsid w:val="00C50666"/>
    <w:rsid w:val="00C50813"/>
    <w:rsid w:val="00C51000"/>
    <w:rsid w:val="00C51C2E"/>
    <w:rsid w:val="00C52376"/>
    <w:rsid w:val="00C5332C"/>
    <w:rsid w:val="00C547B3"/>
    <w:rsid w:val="00C54C35"/>
    <w:rsid w:val="00C5502C"/>
    <w:rsid w:val="00C5581D"/>
    <w:rsid w:val="00C60E1F"/>
    <w:rsid w:val="00C61ABC"/>
    <w:rsid w:val="00C6339F"/>
    <w:rsid w:val="00C63751"/>
    <w:rsid w:val="00C643D7"/>
    <w:rsid w:val="00C65B72"/>
    <w:rsid w:val="00C66615"/>
    <w:rsid w:val="00C66687"/>
    <w:rsid w:val="00C6708C"/>
    <w:rsid w:val="00C67F97"/>
    <w:rsid w:val="00C70A2A"/>
    <w:rsid w:val="00C7162F"/>
    <w:rsid w:val="00C734B9"/>
    <w:rsid w:val="00C76A1B"/>
    <w:rsid w:val="00C76E8A"/>
    <w:rsid w:val="00C77726"/>
    <w:rsid w:val="00C800C1"/>
    <w:rsid w:val="00C80692"/>
    <w:rsid w:val="00C80B84"/>
    <w:rsid w:val="00C80BFF"/>
    <w:rsid w:val="00C810CE"/>
    <w:rsid w:val="00C81ADC"/>
    <w:rsid w:val="00C821D5"/>
    <w:rsid w:val="00C83840"/>
    <w:rsid w:val="00C844AF"/>
    <w:rsid w:val="00C84FE2"/>
    <w:rsid w:val="00C85584"/>
    <w:rsid w:val="00C85D70"/>
    <w:rsid w:val="00C867A4"/>
    <w:rsid w:val="00C86DA1"/>
    <w:rsid w:val="00C90881"/>
    <w:rsid w:val="00C927EE"/>
    <w:rsid w:val="00C93076"/>
    <w:rsid w:val="00C933DE"/>
    <w:rsid w:val="00C93581"/>
    <w:rsid w:val="00C94DC4"/>
    <w:rsid w:val="00C951AE"/>
    <w:rsid w:val="00C95AFE"/>
    <w:rsid w:val="00CA0A1F"/>
    <w:rsid w:val="00CA33DF"/>
    <w:rsid w:val="00CA348E"/>
    <w:rsid w:val="00CA3EEF"/>
    <w:rsid w:val="00CA43FD"/>
    <w:rsid w:val="00CA4BEB"/>
    <w:rsid w:val="00CA743B"/>
    <w:rsid w:val="00CA7706"/>
    <w:rsid w:val="00CA7A9E"/>
    <w:rsid w:val="00CB0D23"/>
    <w:rsid w:val="00CB1673"/>
    <w:rsid w:val="00CB2DB0"/>
    <w:rsid w:val="00CB3367"/>
    <w:rsid w:val="00CB369D"/>
    <w:rsid w:val="00CB3ACE"/>
    <w:rsid w:val="00CB4A74"/>
    <w:rsid w:val="00CB4CB0"/>
    <w:rsid w:val="00CB5135"/>
    <w:rsid w:val="00CB52D2"/>
    <w:rsid w:val="00CB5F4C"/>
    <w:rsid w:val="00CB5F81"/>
    <w:rsid w:val="00CB678B"/>
    <w:rsid w:val="00CC0AA9"/>
    <w:rsid w:val="00CC1257"/>
    <w:rsid w:val="00CC1CF7"/>
    <w:rsid w:val="00CC2225"/>
    <w:rsid w:val="00CC2D8E"/>
    <w:rsid w:val="00CC2EA6"/>
    <w:rsid w:val="00CC33CA"/>
    <w:rsid w:val="00CC5C23"/>
    <w:rsid w:val="00CC629E"/>
    <w:rsid w:val="00CC6748"/>
    <w:rsid w:val="00CC6781"/>
    <w:rsid w:val="00CC6A65"/>
    <w:rsid w:val="00CC7589"/>
    <w:rsid w:val="00CC768B"/>
    <w:rsid w:val="00CD0351"/>
    <w:rsid w:val="00CD06FD"/>
    <w:rsid w:val="00CD0E5A"/>
    <w:rsid w:val="00CD10EB"/>
    <w:rsid w:val="00CD151D"/>
    <w:rsid w:val="00CD1C3C"/>
    <w:rsid w:val="00CD2C22"/>
    <w:rsid w:val="00CD30FC"/>
    <w:rsid w:val="00CD39FD"/>
    <w:rsid w:val="00CD572C"/>
    <w:rsid w:val="00CD5D1D"/>
    <w:rsid w:val="00CD5EA8"/>
    <w:rsid w:val="00CD60A7"/>
    <w:rsid w:val="00CD6576"/>
    <w:rsid w:val="00CD7732"/>
    <w:rsid w:val="00CD79F2"/>
    <w:rsid w:val="00CE0862"/>
    <w:rsid w:val="00CE0A7E"/>
    <w:rsid w:val="00CE10E3"/>
    <w:rsid w:val="00CE1C46"/>
    <w:rsid w:val="00CE1E03"/>
    <w:rsid w:val="00CE2376"/>
    <w:rsid w:val="00CE2E52"/>
    <w:rsid w:val="00CE2E8C"/>
    <w:rsid w:val="00CE3EA9"/>
    <w:rsid w:val="00CE4516"/>
    <w:rsid w:val="00CE4D30"/>
    <w:rsid w:val="00CE59EC"/>
    <w:rsid w:val="00CE646E"/>
    <w:rsid w:val="00CE6D6B"/>
    <w:rsid w:val="00CF0792"/>
    <w:rsid w:val="00CF2B36"/>
    <w:rsid w:val="00CF36D5"/>
    <w:rsid w:val="00CF3C87"/>
    <w:rsid w:val="00CF3F52"/>
    <w:rsid w:val="00CF4449"/>
    <w:rsid w:val="00CF497C"/>
    <w:rsid w:val="00CF566F"/>
    <w:rsid w:val="00CF59CD"/>
    <w:rsid w:val="00CF5CB6"/>
    <w:rsid w:val="00CF67E4"/>
    <w:rsid w:val="00CF6D96"/>
    <w:rsid w:val="00CF7262"/>
    <w:rsid w:val="00CF7319"/>
    <w:rsid w:val="00CF73A2"/>
    <w:rsid w:val="00D00933"/>
    <w:rsid w:val="00D01E88"/>
    <w:rsid w:val="00D02653"/>
    <w:rsid w:val="00D0295F"/>
    <w:rsid w:val="00D02CA1"/>
    <w:rsid w:val="00D040CF"/>
    <w:rsid w:val="00D047C2"/>
    <w:rsid w:val="00D048A9"/>
    <w:rsid w:val="00D054C8"/>
    <w:rsid w:val="00D07F83"/>
    <w:rsid w:val="00D10759"/>
    <w:rsid w:val="00D10AB4"/>
    <w:rsid w:val="00D112A0"/>
    <w:rsid w:val="00D11456"/>
    <w:rsid w:val="00D1149E"/>
    <w:rsid w:val="00D1199D"/>
    <w:rsid w:val="00D12970"/>
    <w:rsid w:val="00D1301D"/>
    <w:rsid w:val="00D1351B"/>
    <w:rsid w:val="00D155E1"/>
    <w:rsid w:val="00D15C22"/>
    <w:rsid w:val="00D16C12"/>
    <w:rsid w:val="00D204B4"/>
    <w:rsid w:val="00D2086F"/>
    <w:rsid w:val="00D209F3"/>
    <w:rsid w:val="00D22359"/>
    <w:rsid w:val="00D229F5"/>
    <w:rsid w:val="00D22A19"/>
    <w:rsid w:val="00D23BE1"/>
    <w:rsid w:val="00D23DFF"/>
    <w:rsid w:val="00D25669"/>
    <w:rsid w:val="00D30369"/>
    <w:rsid w:val="00D30AB1"/>
    <w:rsid w:val="00D31C30"/>
    <w:rsid w:val="00D3208B"/>
    <w:rsid w:val="00D32528"/>
    <w:rsid w:val="00D334A7"/>
    <w:rsid w:val="00D33B97"/>
    <w:rsid w:val="00D33C0B"/>
    <w:rsid w:val="00D34266"/>
    <w:rsid w:val="00D34DE1"/>
    <w:rsid w:val="00D34E85"/>
    <w:rsid w:val="00D35FE3"/>
    <w:rsid w:val="00D370C0"/>
    <w:rsid w:val="00D37522"/>
    <w:rsid w:val="00D40482"/>
    <w:rsid w:val="00D41E2F"/>
    <w:rsid w:val="00D436DF"/>
    <w:rsid w:val="00D442BB"/>
    <w:rsid w:val="00D44485"/>
    <w:rsid w:val="00D45F28"/>
    <w:rsid w:val="00D46766"/>
    <w:rsid w:val="00D51618"/>
    <w:rsid w:val="00D5162E"/>
    <w:rsid w:val="00D52128"/>
    <w:rsid w:val="00D52F91"/>
    <w:rsid w:val="00D53846"/>
    <w:rsid w:val="00D53A63"/>
    <w:rsid w:val="00D540E3"/>
    <w:rsid w:val="00D54FB7"/>
    <w:rsid w:val="00D55183"/>
    <w:rsid w:val="00D55571"/>
    <w:rsid w:val="00D558A1"/>
    <w:rsid w:val="00D55F10"/>
    <w:rsid w:val="00D56167"/>
    <w:rsid w:val="00D57183"/>
    <w:rsid w:val="00D60843"/>
    <w:rsid w:val="00D60BEC"/>
    <w:rsid w:val="00D61141"/>
    <w:rsid w:val="00D62CD6"/>
    <w:rsid w:val="00D62FA6"/>
    <w:rsid w:val="00D64130"/>
    <w:rsid w:val="00D668B9"/>
    <w:rsid w:val="00D671A6"/>
    <w:rsid w:val="00D672C1"/>
    <w:rsid w:val="00D700A7"/>
    <w:rsid w:val="00D72482"/>
    <w:rsid w:val="00D725C6"/>
    <w:rsid w:val="00D7367A"/>
    <w:rsid w:val="00D74B29"/>
    <w:rsid w:val="00D75423"/>
    <w:rsid w:val="00D755CB"/>
    <w:rsid w:val="00D762A8"/>
    <w:rsid w:val="00D7630A"/>
    <w:rsid w:val="00D77033"/>
    <w:rsid w:val="00D77AF3"/>
    <w:rsid w:val="00D77D37"/>
    <w:rsid w:val="00D817E1"/>
    <w:rsid w:val="00D818BC"/>
    <w:rsid w:val="00D81BAE"/>
    <w:rsid w:val="00D84C2B"/>
    <w:rsid w:val="00D86578"/>
    <w:rsid w:val="00D8681A"/>
    <w:rsid w:val="00D87689"/>
    <w:rsid w:val="00D87C05"/>
    <w:rsid w:val="00D87DEB"/>
    <w:rsid w:val="00D90213"/>
    <w:rsid w:val="00D90324"/>
    <w:rsid w:val="00D90A5D"/>
    <w:rsid w:val="00D91326"/>
    <w:rsid w:val="00D913B5"/>
    <w:rsid w:val="00D913E9"/>
    <w:rsid w:val="00D93562"/>
    <w:rsid w:val="00D95281"/>
    <w:rsid w:val="00D95CB4"/>
    <w:rsid w:val="00D95DEF"/>
    <w:rsid w:val="00D96CCC"/>
    <w:rsid w:val="00D972DE"/>
    <w:rsid w:val="00DA1122"/>
    <w:rsid w:val="00DA17D0"/>
    <w:rsid w:val="00DA1813"/>
    <w:rsid w:val="00DA1E94"/>
    <w:rsid w:val="00DA2087"/>
    <w:rsid w:val="00DA21B6"/>
    <w:rsid w:val="00DA27A1"/>
    <w:rsid w:val="00DA2C0A"/>
    <w:rsid w:val="00DA4956"/>
    <w:rsid w:val="00DA4C5E"/>
    <w:rsid w:val="00DA54F4"/>
    <w:rsid w:val="00DA57F6"/>
    <w:rsid w:val="00DA6291"/>
    <w:rsid w:val="00DA6E97"/>
    <w:rsid w:val="00DB040F"/>
    <w:rsid w:val="00DB0648"/>
    <w:rsid w:val="00DB1C6D"/>
    <w:rsid w:val="00DB2156"/>
    <w:rsid w:val="00DB2328"/>
    <w:rsid w:val="00DB3A5C"/>
    <w:rsid w:val="00DB65D2"/>
    <w:rsid w:val="00DB6F85"/>
    <w:rsid w:val="00DB737C"/>
    <w:rsid w:val="00DB73B0"/>
    <w:rsid w:val="00DB76CF"/>
    <w:rsid w:val="00DC06F9"/>
    <w:rsid w:val="00DC08D3"/>
    <w:rsid w:val="00DC1425"/>
    <w:rsid w:val="00DC2311"/>
    <w:rsid w:val="00DC2FBB"/>
    <w:rsid w:val="00DC3B24"/>
    <w:rsid w:val="00DC3CDC"/>
    <w:rsid w:val="00DC4512"/>
    <w:rsid w:val="00DC47D5"/>
    <w:rsid w:val="00DC5250"/>
    <w:rsid w:val="00DC5473"/>
    <w:rsid w:val="00DC5758"/>
    <w:rsid w:val="00DC5EB4"/>
    <w:rsid w:val="00DD1344"/>
    <w:rsid w:val="00DD1768"/>
    <w:rsid w:val="00DD2321"/>
    <w:rsid w:val="00DD32CA"/>
    <w:rsid w:val="00DD333F"/>
    <w:rsid w:val="00DD50AB"/>
    <w:rsid w:val="00DD56F3"/>
    <w:rsid w:val="00DD6240"/>
    <w:rsid w:val="00DD64BE"/>
    <w:rsid w:val="00DD6A0B"/>
    <w:rsid w:val="00DD6A6C"/>
    <w:rsid w:val="00DD6DDF"/>
    <w:rsid w:val="00DE1077"/>
    <w:rsid w:val="00DE16D6"/>
    <w:rsid w:val="00DE19E5"/>
    <w:rsid w:val="00DE1A62"/>
    <w:rsid w:val="00DE28F2"/>
    <w:rsid w:val="00DE376A"/>
    <w:rsid w:val="00DE423F"/>
    <w:rsid w:val="00DE4402"/>
    <w:rsid w:val="00DE5FE7"/>
    <w:rsid w:val="00DE60A9"/>
    <w:rsid w:val="00DE6A5C"/>
    <w:rsid w:val="00DE7A09"/>
    <w:rsid w:val="00DE7D6E"/>
    <w:rsid w:val="00DE7DD0"/>
    <w:rsid w:val="00DF112F"/>
    <w:rsid w:val="00DF29DD"/>
    <w:rsid w:val="00DF44D2"/>
    <w:rsid w:val="00DF4626"/>
    <w:rsid w:val="00DF48A8"/>
    <w:rsid w:val="00DF4D36"/>
    <w:rsid w:val="00DF576A"/>
    <w:rsid w:val="00DF63F0"/>
    <w:rsid w:val="00DF68C3"/>
    <w:rsid w:val="00DF6AA7"/>
    <w:rsid w:val="00DF753C"/>
    <w:rsid w:val="00E0015D"/>
    <w:rsid w:val="00E00635"/>
    <w:rsid w:val="00E0126F"/>
    <w:rsid w:val="00E01E56"/>
    <w:rsid w:val="00E03B6B"/>
    <w:rsid w:val="00E1104B"/>
    <w:rsid w:val="00E113FB"/>
    <w:rsid w:val="00E1375E"/>
    <w:rsid w:val="00E154BA"/>
    <w:rsid w:val="00E158F8"/>
    <w:rsid w:val="00E16E3E"/>
    <w:rsid w:val="00E1738E"/>
    <w:rsid w:val="00E17D07"/>
    <w:rsid w:val="00E17FD1"/>
    <w:rsid w:val="00E22BAF"/>
    <w:rsid w:val="00E23B67"/>
    <w:rsid w:val="00E24282"/>
    <w:rsid w:val="00E25BFB"/>
    <w:rsid w:val="00E25E07"/>
    <w:rsid w:val="00E26277"/>
    <w:rsid w:val="00E27E55"/>
    <w:rsid w:val="00E31A48"/>
    <w:rsid w:val="00E325DB"/>
    <w:rsid w:val="00E33CA5"/>
    <w:rsid w:val="00E34947"/>
    <w:rsid w:val="00E34B5A"/>
    <w:rsid w:val="00E35568"/>
    <w:rsid w:val="00E359B9"/>
    <w:rsid w:val="00E35F79"/>
    <w:rsid w:val="00E40237"/>
    <w:rsid w:val="00E40412"/>
    <w:rsid w:val="00E41A70"/>
    <w:rsid w:val="00E41BAF"/>
    <w:rsid w:val="00E41E57"/>
    <w:rsid w:val="00E429D0"/>
    <w:rsid w:val="00E42A5F"/>
    <w:rsid w:val="00E43948"/>
    <w:rsid w:val="00E43EAA"/>
    <w:rsid w:val="00E44A73"/>
    <w:rsid w:val="00E453CA"/>
    <w:rsid w:val="00E4659C"/>
    <w:rsid w:val="00E46A1B"/>
    <w:rsid w:val="00E46E5D"/>
    <w:rsid w:val="00E47BEC"/>
    <w:rsid w:val="00E5090F"/>
    <w:rsid w:val="00E5121A"/>
    <w:rsid w:val="00E5235C"/>
    <w:rsid w:val="00E52545"/>
    <w:rsid w:val="00E538B6"/>
    <w:rsid w:val="00E539DE"/>
    <w:rsid w:val="00E54566"/>
    <w:rsid w:val="00E55F86"/>
    <w:rsid w:val="00E56DE1"/>
    <w:rsid w:val="00E57464"/>
    <w:rsid w:val="00E57FB4"/>
    <w:rsid w:val="00E6002B"/>
    <w:rsid w:val="00E61E75"/>
    <w:rsid w:val="00E622D9"/>
    <w:rsid w:val="00E62834"/>
    <w:rsid w:val="00E62C33"/>
    <w:rsid w:val="00E62D4B"/>
    <w:rsid w:val="00E640A2"/>
    <w:rsid w:val="00E64A98"/>
    <w:rsid w:val="00E64E97"/>
    <w:rsid w:val="00E6520D"/>
    <w:rsid w:val="00E655F4"/>
    <w:rsid w:val="00E66149"/>
    <w:rsid w:val="00E67227"/>
    <w:rsid w:val="00E7032C"/>
    <w:rsid w:val="00E70DE4"/>
    <w:rsid w:val="00E70EEE"/>
    <w:rsid w:val="00E71B51"/>
    <w:rsid w:val="00E7265A"/>
    <w:rsid w:val="00E73BA6"/>
    <w:rsid w:val="00E73E3D"/>
    <w:rsid w:val="00E7448B"/>
    <w:rsid w:val="00E74AFE"/>
    <w:rsid w:val="00E74C5E"/>
    <w:rsid w:val="00E760EC"/>
    <w:rsid w:val="00E768F4"/>
    <w:rsid w:val="00E777F2"/>
    <w:rsid w:val="00E77BE0"/>
    <w:rsid w:val="00E77EAC"/>
    <w:rsid w:val="00E800DC"/>
    <w:rsid w:val="00E80E18"/>
    <w:rsid w:val="00E810F6"/>
    <w:rsid w:val="00E8147D"/>
    <w:rsid w:val="00E81A3E"/>
    <w:rsid w:val="00E82335"/>
    <w:rsid w:val="00E8386A"/>
    <w:rsid w:val="00E84CB4"/>
    <w:rsid w:val="00E8556B"/>
    <w:rsid w:val="00E85594"/>
    <w:rsid w:val="00E85CB1"/>
    <w:rsid w:val="00E863E2"/>
    <w:rsid w:val="00E868E3"/>
    <w:rsid w:val="00E871AA"/>
    <w:rsid w:val="00E873F6"/>
    <w:rsid w:val="00E90087"/>
    <w:rsid w:val="00E905AC"/>
    <w:rsid w:val="00E90753"/>
    <w:rsid w:val="00E95283"/>
    <w:rsid w:val="00E95C51"/>
    <w:rsid w:val="00E96A9D"/>
    <w:rsid w:val="00EA0793"/>
    <w:rsid w:val="00EA13E7"/>
    <w:rsid w:val="00EA2661"/>
    <w:rsid w:val="00EA4D4A"/>
    <w:rsid w:val="00EA54B7"/>
    <w:rsid w:val="00EA573A"/>
    <w:rsid w:val="00EA57CE"/>
    <w:rsid w:val="00EA6DA2"/>
    <w:rsid w:val="00EA76EF"/>
    <w:rsid w:val="00EB1DAF"/>
    <w:rsid w:val="00EB2D7E"/>
    <w:rsid w:val="00EB41FE"/>
    <w:rsid w:val="00EB4CE5"/>
    <w:rsid w:val="00EB5362"/>
    <w:rsid w:val="00EB63C0"/>
    <w:rsid w:val="00EB6F4C"/>
    <w:rsid w:val="00EB7346"/>
    <w:rsid w:val="00EB7FC6"/>
    <w:rsid w:val="00EC0C55"/>
    <w:rsid w:val="00EC0E4A"/>
    <w:rsid w:val="00EC177D"/>
    <w:rsid w:val="00EC1F76"/>
    <w:rsid w:val="00EC231C"/>
    <w:rsid w:val="00EC2D59"/>
    <w:rsid w:val="00EC40EF"/>
    <w:rsid w:val="00EC4221"/>
    <w:rsid w:val="00EC46FC"/>
    <w:rsid w:val="00EC47AE"/>
    <w:rsid w:val="00EC58F6"/>
    <w:rsid w:val="00EC6BC7"/>
    <w:rsid w:val="00EC6D89"/>
    <w:rsid w:val="00EC70D4"/>
    <w:rsid w:val="00EC72FC"/>
    <w:rsid w:val="00ED318D"/>
    <w:rsid w:val="00ED3E6B"/>
    <w:rsid w:val="00ED4F57"/>
    <w:rsid w:val="00ED54A8"/>
    <w:rsid w:val="00ED68B9"/>
    <w:rsid w:val="00ED74D4"/>
    <w:rsid w:val="00ED77BA"/>
    <w:rsid w:val="00EE0E34"/>
    <w:rsid w:val="00EE10A3"/>
    <w:rsid w:val="00EE1883"/>
    <w:rsid w:val="00EE26F3"/>
    <w:rsid w:val="00EE34B8"/>
    <w:rsid w:val="00EE3C3C"/>
    <w:rsid w:val="00EE41F0"/>
    <w:rsid w:val="00EE4BAB"/>
    <w:rsid w:val="00EE52D8"/>
    <w:rsid w:val="00EE5C40"/>
    <w:rsid w:val="00EE5EF9"/>
    <w:rsid w:val="00EE5FE1"/>
    <w:rsid w:val="00EE65B9"/>
    <w:rsid w:val="00EF0B57"/>
    <w:rsid w:val="00EF1880"/>
    <w:rsid w:val="00EF19D1"/>
    <w:rsid w:val="00EF28D3"/>
    <w:rsid w:val="00EF2FC8"/>
    <w:rsid w:val="00EF3D38"/>
    <w:rsid w:val="00EF3EC4"/>
    <w:rsid w:val="00EF5DC2"/>
    <w:rsid w:val="00EF75D6"/>
    <w:rsid w:val="00F0054C"/>
    <w:rsid w:val="00F00EC3"/>
    <w:rsid w:val="00F01565"/>
    <w:rsid w:val="00F01677"/>
    <w:rsid w:val="00F02199"/>
    <w:rsid w:val="00F029E8"/>
    <w:rsid w:val="00F03674"/>
    <w:rsid w:val="00F048F7"/>
    <w:rsid w:val="00F04AA8"/>
    <w:rsid w:val="00F05160"/>
    <w:rsid w:val="00F0537E"/>
    <w:rsid w:val="00F05B33"/>
    <w:rsid w:val="00F05B37"/>
    <w:rsid w:val="00F05BE0"/>
    <w:rsid w:val="00F05EE5"/>
    <w:rsid w:val="00F0625E"/>
    <w:rsid w:val="00F069C8"/>
    <w:rsid w:val="00F0737C"/>
    <w:rsid w:val="00F07639"/>
    <w:rsid w:val="00F103E8"/>
    <w:rsid w:val="00F10714"/>
    <w:rsid w:val="00F113F9"/>
    <w:rsid w:val="00F11EAC"/>
    <w:rsid w:val="00F12DA9"/>
    <w:rsid w:val="00F1319F"/>
    <w:rsid w:val="00F14236"/>
    <w:rsid w:val="00F14DD7"/>
    <w:rsid w:val="00F15CFE"/>
    <w:rsid w:val="00F16210"/>
    <w:rsid w:val="00F16F30"/>
    <w:rsid w:val="00F201A1"/>
    <w:rsid w:val="00F203D1"/>
    <w:rsid w:val="00F204A6"/>
    <w:rsid w:val="00F20501"/>
    <w:rsid w:val="00F20550"/>
    <w:rsid w:val="00F21229"/>
    <w:rsid w:val="00F21A99"/>
    <w:rsid w:val="00F2258D"/>
    <w:rsid w:val="00F22C9F"/>
    <w:rsid w:val="00F24B22"/>
    <w:rsid w:val="00F25E6E"/>
    <w:rsid w:val="00F25F97"/>
    <w:rsid w:val="00F30E6B"/>
    <w:rsid w:val="00F31151"/>
    <w:rsid w:val="00F33B26"/>
    <w:rsid w:val="00F357CE"/>
    <w:rsid w:val="00F365E4"/>
    <w:rsid w:val="00F368AD"/>
    <w:rsid w:val="00F36CA9"/>
    <w:rsid w:val="00F37DA1"/>
    <w:rsid w:val="00F40132"/>
    <w:rsid w:val="00F4158A"/>
    <w:rsid w:val="00F41670"/>
    <w:rsid w:val="00F41750"/>
    <w:rsid w:val="00F41A81"/>
    <w:rsid w:val="00F429D0"/>
    <w:rsid w:val="00F42AD3"/>
    <w:rsid w:val="00F42B90"/>
    <w:rsid w:val="00F432D9"/>
    <w:rsid w:val="00F43404"/>
    <w:rsid w:val="00F44F01"/>
    <w:rsid w:val="00F45187"/>
    <w:rsid w:val="00F4564E"/>
    <w:rsid w:val="00F474FF"/>
    <w:rsid w:val="00F475C1"/>
    <w:rsid w:val="00F519B5"/>
    <w:rsid w:val="00F51F89"/>
    <w:rsid w:val="00F54E5C"/>
    <w:rsid w:val="00F57C0A"/>
    <w:rsid w:val="00F62526"/>
    <w:rsid w:val="00F646F7"/>
    <w:rsid w:val="00F6526B"/>
    <w:rsid w:val="00F6583F"/>
    <w:rsid w:val="00F65F32"/>
    <w:rsid w:val="00F66549"/>
    <w:rsid w:val="00F66C79"/>
    <w:rsid w:val="00F673FA"/>
    <w:rsid w:val="00F705BA"/>
    <w:rsid w:val="00F70C17"/>
    <w:rsid w:val="00F70DFB"/>
    <w:rsid w:val="00F718D0"/>
    <w:rsid w:val="00F72B8C"/>
    <w:rsid w:val="00F731FF"/>
    <w:rsid w:val="00F7405E"/>
    <w:rsid w:val="00F743ED"/>
    <w:rsid w:val="00F75596"/>
    <w:rsid w:val="00F75CCC"/>
    <w:rsid w:val="00F75DFB"/>
    <w:rsid w:val="00F76315"/>
    <w:rsid w:val="00F77EFD"/>
    <w:rsid w:val="00F805D5"/>
    <w:rsid w:val="00F80882"/>
    <w:rsid w:val="00F83C53"/>
    <w:rsid w:val="00F8564C"/>
    <w:rsid w:val="00F857CC"/>
    <w:rsid w:val="00F8653B"/>
    <w:rsid w:val="00F86623"/>
    <w:rsid w:val="00F902E3"/>
    <w:rsid w:val="00F91277"/>
    <w:rsid w:val="00F91AF1"/>
    <w:rsid w:val="00F9265D"/>
    <w:rsid w:val="00F93970"/>
    <w:rsid w:val="00F93D38"/>
    <w:rsid w:val="00F93F23"/>
    <w:rsid w:val="00F9432B"/>
    <w:rsid w:val="00F94A89"/>
    <w:rsid w:val="00F95907"/>
    <w:rsid w:val="00F96AB0"/>
    <w:rsid w:val="00F96F41"/>
    <w:rsid w:val="00F97AF2"/>
    <w:rsid w:val="00FA009C"/>
    <w:rsid w:val="00FA06F7"/>
    <w:rsid w:val="00FA12DD"/>
    <w:rsid w:val="00FA1A84"/>
    <w:rsid w:val="00FA213B"/>
    <w:rsid w:val="00FA2FAA"/>
    <w:rsid w:val="00FA3D49"/>
    <w:rsid w:val="00FA40AD"/>
    <w:rsid w:val="00FA4249"/>
    <w:rsid w:val="00FA4F91"/>
    <w:rsid w:val="00FA501F"/>
    <w:rsid w:val="00FA5051"/>
    <w:rsid w:val="00FA51F8"/>
    <w:rsid w:val="00FA5FDC"/>
    <w:rsid w:val="00FA6C4D"/>
    <w:rsid w:val="00FA6CC9"/>
    <w:rsid w:val="00FA73CA"/>
    <w:rsid w:val="00FA74DF"/>
    <w:rsid w:val="00FA7FC9"/>
    <w:rsid w:val="00FB00AB"/>
    <w:rsid w:val="00FB0F0F"/>
    <w:rsid w:val="00FB1C7F"/>
    <w:rsid w:val="00FB230A"/>
    <w:rsid w:val="00FB3933"/>
    <w:rsid w:val="00FB5761"/>
    <w:rsid w:val="00FB5B53"/>
    <w:rsid w:val="00FB647A"/>
    <w:rsid w:val="00FB7796"/>
    <w:rsid w:val="00FC0000"/>
    <w:rsid w:val="00FC1468"/>
    <w:rsid w:val="00FC1AA1"/>
    <w:rsid w:val="00FC28BF"/>
    <w:rsid w:val="00FC314B"/>
    <w:rsid w:val="00FC4B94"/>
    <w:rsid w:val="00FC59F5"/>
    <w:rsid w:val="00FC770E"/>
    <w:rsid w:val="00FC7C6E"/>
    <w:rsid w:val="00FD0129"/>
    <w:rsid w:val="00FD051F"/>
    <w:rsid w:val="00FD077D"/>
    <w:rsid w:val="00FD07D8"/>
    <w:rsid w:val="00FD1134"/>
    <w:rsid w:val="00FD5822"/>
    <w:rsid w:val="00FD7AD4"/>
    <w:rsid w:val="00FE05A7"/>
    <w:rsid w:val="00FE204F"/>
    <w:rsid w:val="00FE244A"/>
    <w:rsid w:val="00FE2E44"/>
    <w:rsid w:val="00FE40CE"/>
    <w:rsid w:val="00FE4B9B"/>
    <w:rsid w:val="00FE4C35"/>
    <w:rsid w:val="00FE4CDB"/>
    <w:rsid w:val="00FE4D04"/>
    <w:rsid w:val="00FE5590"/>
    <w:rsid w:val="00FE593F"/>
    <w:rsid w:val="00FE63D0"/>
    <w:rsid w:val="00FE730D"/>
    <w:rsid w:val="00FE7756"/>
    <w:rsid w:val="00FE7B87"/>
    <w:rsid w:val="00FF0270"/>
    <w:rsid w:val="00FF02C3"/>
    <w:rsid w:val="00FF0DD7"/>
    <w:rsid w:val="00FF1193"/>
    <w:rsid w:val="00FF3178"/>
    <w:rsid w:val="00FF586C"/>
    <w:rsid w:val="0100C855"/>
    <w:rsid w:val="014AC0AA"/>
    <w:rsid w:val="01758CE0"/>
    <w:rsid w:val="01E156A5"/>
    <w:rsid w:val="01E183F6"/>
    <w:rsid w:val="01E402F3"/>
    <w:rsid w:val="01ED29DE"/>
    <w:rsid w:val="01F6058A"/>
    <w:rsid w:val="01F6C924"/>
    <w:rsid w:val="0201F7C0"/>
    <w:rsid w:val="020913FE"/>
    <w:rsid w:val="020CA0CE"/>
    <w:rsid w:val="0227D695"/>
    <w:rsid w:val="0248EDDD"/>
    <w:rsid w:val="02872BE2"/>
    <w:rsid w:val="0325DD43"/>
    <w:rsid w:val="036DCDD2"/>
    <w:rsid w:val="0373DB75"/>
    <w:rsid w:val="03A04BF7"/>
    <w:rsid w:val="03C0FD87"/>
    <w:rsid w:val="03E6BEC8"/>
    <w:rsid w:val="03EAE999"/>
    <w:rsid w:val="03F74B17"/>
    <w:rsid w:val="040BFDF9"/>
    <w:rsid w:val="043A56F9"/>
    <w:rsid w:val="047DF7B0"/>
    <w:rsid w:val="0489F098"/>
    <w:rsid w:val="04A37AEE"/>
    <w:rsid w:val="04D15421"/>
    <w:rsid w:val="0533B8BE"/>
    <w:rsid w:val="053E4B04"/>
    <w:rsid w:val="0545BDD8"/>
    <w:rsid w:val="055B31AD"/>
    <w:rsid w:val="05658F22"/>
    <w:rsid w:val="05CAC520"/>
    <w:rsid w:val="05CB52B3"/>
    <w:rsid w:val="061B0AFD"/>
    <w:rsid w:val="06379C38"/>
    <w:rsid w:val="06DB28F8"/>
    <w:rsid w:val="06E3E660"/>
    <w:rsid w:val="06EE5668"/>
    <w:rsid w:val="06F66EC0"/>
    <w:rsid w:val="070A7AE3"/>
    <w:rsid w:val="075703B0"/>
    <w:rsid w:val="07D29131"/>
    <w:rsid w:val="07D2CF32"/>
    <w:rsid w:val="07E1747C"/>
    <w:rsid w:val="07FC0D20"/>
    <w:rsid w:val="084E0DF7"/>
    <w:rsid w:val="087443F9"/>
    <w:rsid w:val="0879B99E"/>
    <w:rsid w:val="087A4BCE"/>
    <w:rsid w:val="088C6038"/>
    <w:rsid w:val="08B83636"/>
    <w:rsid w:val="08BF51DF"/>
    <w:rsid w:val="08EBE190"/>
    <w:rsid w:val="08ED2D80"/>
    <w:rsid w:val="099B31F9"/>
    <w:rsid w:val="09C355FB"/>
    <w:rsid w:val="09DBB4F0"/>
    <w:rsid w:val="09DC7A59"/>
    <w:rsid w:val="09F686D6"/>
    <w:rsid w:val="0A093524"/>
    <w:rsid w:val="0A552A77"/>
    <w:rsid w:val="0A67A128"/>
    <w:rsid w:val="0A7F7284"/>
    <w:rsid w:val="0AABCDA7"/>
    <w:rsid w:val="0AAE05C8"/>
    <w:rsid w:val="0AAFB76D"/>
    <w:rsid w:val="0AC54A9C"/>
    <w:rsid w:val="0ADBE994"/>
    <w:rsid w:val="0B2F6B41"/>
    <w:rsid w:val="0B4664AB"/>
    <w:rsid w:val="0B8E1A07"/>
    <w:rsid w:val="0B9409B9"/>
    <w:rsid w:val="0BC75045"/>
    <w:rsid w:val="0BE27149"/>
    <w:rsid w:val="0C16F621"/>
    <w:rsid w:val="0C2E82F0"/>
    <w:rsid w:val="0CABFFB4"/>
    <w:rsid w:val="0CBA264D"/>
    <w:rsid w:val="0CD030D7"/>
    <w:rsid w:val="0CEB4058"/>
    <w:rsid w:val="0D02357A"/>
    <w:rsid w:val="0D0479EB"/>
    <w:rsid w:val="0D2EC4A2"/>
    <w:rsid w:val="0D352E28"/>
    <w:rsid w:val="0D487C77"/>
    <w:rsid w:val="0D4B286D"/>
    <w:rsid w:val="0D669A5B"/>
    <w:rsid w:val="0D69836A"/>
    <w:rsid w:val="0DA3396D"/>
    <w:rsid w:val="0DA3BDE9"/>
    <w:rsid w:val="0DAFCEAA"/>
    <w:rsid w:val="0DE6D543"/>
    <w:rsid w:val="0E65A1CC"/>
    <w:rsid w:val="0E8E33D2"/>
    <w:rsid w:val="0EBA968D"/>
    <w:rsid w:val="0F706953"/>
    <w:rsid w:val="0FA218F4"/>
    <w:rsid w:val="0FA7F09E"/>
    <w:rsid w:val="103872ED"/>
    <w:rsid w:val="104FDEBF"/>
    <w:rsid w:val="10516B65"/>
    <w:rsid w:val="10635FC1"/>
    <w:rsid w:val="10771FFE"/>
    <w:rsid w:val="1092A28F"/>
    <w:rsid w:val="10A2184B"/>
    <w:rsid w:val="10C4A8FD"/>
    <w:rsid w:val="10F80718"/>
    <w:rsid w:val="11C5099A"/>
    <w:rsid w:val="11CC8541"/>
    <w:rsid w:val="11D5B9E4"/>
    <w:rsid w:val="11DDDF1E"/>
    <w:rsid w:val="1220017E"/>
    <w:rsid w:val="126C8002"/>
    <w:rsid w:val="1286335D"/>
    <w:rsid w:val="12A28BD6"/>
    <w:rsid w:val="12E7C851"/>
    <w:rsid w:val="1330CA71"/>
    <w:rsid w:val="133CB017"/>
    <w:rsid w:val="1341D4DF"/>
    <w:rsid w:val="13455A64"/>
    <w:rsid w:val="13746909"/>
    <w:rsid w:val="1374CA3B"/>
    <w:rsid w:val="13A7E810"/>
    <w:rsid w:val="13A88713"/>
    <w:rsid w:val="13B74B3A"/>
    <w:rsid w:val="140A78B4"/>
    <w:rsid w:val="1415097E"/>
    <w:rsid w:val="141DB724"/>
    <w:rsid w:val="1424BB4B"/>
    <w:rsid w:val="1449B4EE"/>
    <w:rsid w:val="144E584B"/>
    <w:rsid w:val="1474406F"/>
    <w:rsid w:val="14927A80"/>
    <w:rsid w:val="14A0E915"/>
    <w:rsid w:val="14D7C76D"/>
    <w:rsid w:val="14DF0E0A"/>
    <w:rsid w:val="14DF537B"/>
    <w:rsid w:val="14F485CC"/>
    <w:rsid w:val="14F6737B"/>
    <w:rsid w:val="14FE8B28"/>
    <w:rsid w:val="155B1D19"/>
    <w:rsid w:val="15D7237D"/>
    <w:rsid w:val="15F9E3C5"/>
    <w:rsid w:val="1640700E"/>
    <w:rsid w:val="168E61D2"/>
    <w:rsid w:val="16B0F8D8"/>
    <w:rsid w:val="1722C8E3"/>
    <w:rsid w:val="172A763E"/>
    <w:rsid w:val="179085C8"/>
    <w:rsid w:val="17942916"/>
    <w:rsid w:val="17988147"/>
    <w:rsid w:val="17AA76DC"/>
    <w:rsid w:val="17BECF00"/>
    <w:rsid w:val="17E1A85D"/>
    <w:rsid w:val="17EB0581"/>
    <w:rsid w:val="1837F829"/>
    <w:rsid w:val="18394E91"/>
    <w:rsid w:val="185B7E4F"/>
    <w:rsid w:val="186B4961"/>
    <w:rsid w:val="189CD5B8"/>
    <w:rsid w:val="18F4E14B"/>
    <w:rsid w:val="1923F60D"/>
    <w:rsid w:val="193B94A9"/>
    <w:rsid w:val="196AFFD2"/>
    <w:rsid w:val="1993DD75"/>
    <w:rsid w:val="19A83C16"/>
    <w:rsid w:val="19EA137D"/>
    <w:rsid w:val="1A0D2129"/>
    <w:rsid w:val="1A0D77F6"/>
    <w:rsid w:val="1A108092"/>
    <w:rsid w:val="1A42BA17"/>
    <w:rsid w:val="1A74727F"/>
    <w:rsid w:val="1A83B373"/>
    <w:rsid w:val="1A9F9534"/>
    <w:rsid w:val="1ADCC93E"/>
    <w:rsid w:val="1AEA81FE"/>
    <w:rsid w:val="1B3D1880"/>
    <w:rsid w:val="1B6C20E1"/>
    <w:rsid w:val="1C0C8D76"/>
    <w:rsid w:val="1C1EE7D2"/>
    <w:rsid w:val="1C464ED9"/>
    <w:rsid w:val="1CA5F6E7"/>
    <w:rsid w:val="1CAAD69C"/>
    <w:rsid w:val="1CE64844"/>
    <w:rsid w:val="1D3035A7"/>
    <w:rsid w:val="1D356469"/>
    <w:rsid w:val="1D641BE4"/>
    <w:rsid w:val="1D7F2BE7"/>
    <w:rsid w:val="1DBD60E5"/>
    <w:rsid w:val="1DE5FFB6"/>
    <w:rsid w:val="1DF9849F"/>
    <w:rsid w:val="1E08FA40"/>
    <w:rsid w:val="1E21FA70"/>
    <w:rsid w:val="1E6F2C9F"/>
    <w:rsid w:val="1EB6F208"/>
    <w:rsid w:val="1EC721F3"/>
    <w:rsid w:val="1EC9A013"/>
    <w:rsid w:val="1ED8EBAD"/>
    <w:rsid w:val="1EF018AE"/>
    <w:rsid w:val="1EF7B0E7"/>
    <w:rsid w:val="1F86D34B"/>
    <w:rsid w:val="1FA6CD49"/>
    <w:rsid w:val="201631B7"/>
    <w:rsid w:val="205F82D3"/>
    <w:rsid w:val="207CE8B7"/>
    <w:rsid w:val="2097AE68"/>
    <w:rsid w:val="20AA501C"/>
    <w:rsid w:val="2106E5FC"/>
    <w:rsid w:val="212071B0"/>
    <w:rsid w:val="216EABB7"/>
    <w:rsid w:val="217D4AB7"/>
    <w:rsid w:val="21938C13"/>
    <w:rsid w:val="21EA98C8"/>
    <w:rsid w:val="221366CB"/>
    <w:rsid w:val="224DA5DA"/>
    <w:rsid w:val="2280BC02"/>
    <w:rsid w:val="22C9C612"/>
    <w:rsid w:val="23290212"/>
    <w:rsid w:val="24086FD6"/>
    <w:rsid w:val="24B37FBF"/>
    <w:rsid w:val="24C369BA"/>
    <w:rsid w:val="24D83044"/>
    <w:rsid w:val="24E89AD1"/>
    <w:rsid w:val="24F690BE"/>
    <w:rsid w:val="25559446"/>
    <w:rsid w:val="2555FD0B"/>
    <w:rsid w:val="2559DCAE"/>
    <w:rsid w:val="25A05F14"/>
    <w:rsid w:val="25D013A0"/>
    <w:rsid w:val="260BD938"/>
    <w:rsid w:val="262E7462"/>
    <w:rsid w:val="264A3835"/>
    <w:rsid w:val="2699320A"/>
    <w:rsid w:val="26A0548F"/>
    <w:rsid w:val="26CA3B7C"/>
    <w:rsid w:val="26F6C2CD"/>
    <w:rsid w:val="271058D1"/>
    <w:rsid w:val="274F177B"/>
    <w:rsid w:val="27B8508D"/>
    <w:rsid w:val="27C9C428"/>
    <w:rsid w:val="27CEB619"/>
    <w:rsid w:val="27D49E6B"/>
    <w:rsid w:val="27EAE68B"/>
    <w:rsid w:val="282A38E6"/>
    <w:rsid w:val="28BCD446"/>
    <w:rsid w:val="28D45994"/>
    <w:rsid w:val="290C9AE1"/>
    <w:rsid w:val="298FE7D8"/>
    <w:rsid w:val="29942A33"/>
    <w:rsid w:val="2995F8E8"/>
    <w:rsid w:val="2A0ADFE9"/>
    <w:rsid w:val="2A6626F1"/>
    <w:rsid w:val="2A6E9A0F"/>
    <w:rsid w:val="2A8DFE0E"/>
    <w:rsid w:val="2A94D731"/>
    <w:rsid w:val="2AE8E83F"/>
    <w:rsid w:val="2AEC202A"/>
    <w:rsid w:val="2B2C9A1D"/>
    <w:rsid w:val="2B9F2B00"/>
    <w:rsid w:val="2BB2ADB2"/>
    <w:rsid w:val="2BB3E724"/>
    <w:rsid w:val="2BBF0144"/>
    <w:rsid w:val="2BCBF620"/>
    <w:rsid w:val="2BF91920"/>
    <w:rsid w:val="2C36CFE5"/>
    <w:rsid w:val="2CB25E8C"/>
    <w:rsid w:val="2D0DAD9B"/>
    <w:rsid w:val="2D22F99A"/>
    <w:rsid w:val="2D4CBC64"/>
    <w:rsid w:val="2D4D4979"/>
    <w:rsid w:val="2D691B33"/>
    <w:rsid w:val="2D945175"/>
    <w:rsid w:val="2D999307"/>
    <w:rsid w:val="2E37158E"/>
    <w:rsid w:val="2E46E04B"/>
    <w:rsid w:val="2E62205E"/>
    <w:rsid w:val="2E62B2C2"/>
    <w:rsid w:val="2E979E11"/>
    <w:rsid w:val="2EB51BB4"/>
    <w:rsid w:val="2F0999B9"/>
    <w:rsid w:val="2F9C0EE9"/>
    <w:rsid w:val="2FA4577A"/>
    <w:rsid w:val="2FC18B3D"/>
    <w:rsid w:val="2FD8F099"/>
    <w:rsid w:val="2FFEA1A0"/>
    <w:rsid w:val="3045927F"/>
    <w:rsid w:val="3056FA6E"/>
    <w:rsid w:val="30739AFD"/>
    <w:rsid w:val="30C22960"/>
    <w:rsid w:val="30D9246E"/>
    <w:rsid w:val="30D962A4"/>
    <w:rsid w:val="3144431D"/>
    <w:rsid w:val="31B206AC"/>
    <w:rsid w:val="31ED8D8C"/>
    <w:rsid w:val="328459FD"/>
    <w:rsid w:val="32E1ED07"/>
    <w:rsid w:val="331244F4"/>
    <w:rsid w:val="3312FD60"/>
    <w:rsid w:val="33502E09"/>
    <w:rsid w:val="337BFE00"/>
    <w:rsid w:val="3383AEA3"/>
    <w:rsid w:val="3397C435"/>
    <w:rsid w:val="33A08448"/>
    <w:rsid w:val="33B8A7BF"/>
    <w:rsid w:val="345B4F65"/>
    <w:rsid w:val="34856B00"/>
    <w:rsid w:val="34B1C318"/>
    <w:rsid w:val="34E38F9B"/>
    <w:rsid w:val="3501E013"/>
    <w:rsid w:val="353D76A1"/>
    <w:rsid w:val="3575A247"/>
    <w:rsid w:val="362D135F"/>
    <w:rsid w:val="36B2650E"/>
    <w:rsid w:val="36D6BEBD"/>
    <w:rsid w:val="36F8E43D"/>
    <w:rsid w:val="37401E46"/>
    <w:rsid w:val="375F40F4"/>
    <w:rsid w:val="37864A5F"/>
    <w:rsid w:val="37AC8605"/>
    <w:rsid w:val="38173928"/>
    <w:rsid w:val="381A8D2C"/>
    <w:rsid w:val="386E3B73"/>
    <w:rsid w:val="3883763B"/>
    <w:rsid w:val="38CBB836"/>
    <w:rsid w:val="39195F89"/>
    <w:rsid w:val="3961C498"/>
    <w:rsid w:val="39726C08"/>
    <w:rsid w:val="39F683B0"/>
    <w:rsid w:val="3A0980CE"/>
    <w:rsid w:val="3A219B2F"/>
    <w:rsid w:val="3A6487FC"/>
    <w:rsid w:val="3AB881B7"/>
    <w:rsid w:val="3ABDC9B2"/>
    <w:rsid w:val="3ABEDDD6"/>
    <w:rsid w:val="3AF552CC"/>
    <w:rsid w:val="3B1544B1"/>
    <w:rsid w:val="3B27754B"/>
    <w:rsid w:val="3B31E85D"/>
    <w:rsid w:val="3B97A04D"/>
    <w:rsid w:val="3B997139"/>
    <w:rsid w:val="3BA1446F"/>
    <w:rsid w:val="3BD55DAE"/>
    <w:rsid w:val="3BE0187D"/>
    <w:rsid w:val="3C5C5A88"/>
    <w:rsid w:val="3C6676C1"/>
    <w:rsid w:val="3C9AF6BE"/>
    <w:rsid w:val="3D2554D1"/>
    <w:rsid w:val="3D43E71C"/>
    <w:rsid w:val="3D537D1C"/>
    <w:rsid w:val="3D5BCC6B"/>
    <w:rsid w:val="3D7C2442"/>
    <w:rsid w:val="3D9414F0"/>
    <w:rsid w:val="3DC7A6C8"/>
    <w:rsid w:val="3E142068"/>
    <w:rsid w:val="3E274D24"/>
    <w:rsid w:val="3E291B58"/>
    <w:rsid w:val="3E3C5B2C"/>
    <w:rsid w:val="3E413041"/>
    <w:rsid w:val="3E783952"/>
    <w:rsid w:val="3E88F0C1"/>
    <w:rsid w:val="3ECDF3C9"/>
    <w:rsid w:val="3EE02453"/>
    <w:rsid w:val="3EF20F04"/>
    <w:rsid w:val="3EFD3837"/>
    <w:rsid w:val="3F1243CE"/>
    <w:rsid w:val="3F48B862"/>
    <w:rsid w:val="3F6C8B09"/>
    <w:rsid w:val="3F858349"/>
    <w:rsid w:val="3F9195EB"/>
    <w:rsid w:val="3FA92A96"/>
    <w:rsid w:val="3FC1E6A7"/>
    <w:rsid w:val="3FD1C76B"/>
    <w:rsid w:val="3FDF59DB"/>
    <w:rsid w:val="3FE9CB52"/>
    <w:rsid w:val="3FEF412D"/>
    <w:rsid w:val="3FFA8E26"/>
    <w:rsid w:val="400D401A"/>
    <w:rsid w:val="4019235F"/>
    <w:rsid w:val="40589FEA"/>
    <w:rsid w:val="4058C688"/>
    <w:rsid w:val="40A4C1C2"/>
    <w:rsid w:val="40BC4D4B"/>
    <w:rsid w:val="41183217"/>
    <w:rsid w:val="414BE728"/>
    <w:rsid w:val="41CB9B48"/>
    <w:rsid w:val="42211889"/>
    <w:rsid w:val="42AFA818"/>
    <w:rsid w:val="42D5C554"/>
    <w:rsid w:val="43064C93"/>
    <w:rsid w:val="432903F9"/>
    <w:rsid w:val="4399CC11"/>
    <w:rsid w:val="43AE7D17"/>
    <w:rsid w:val="43ED7598"/>
    <w:rsid w:val="4423594A"/>
    <w:rsid w:val="4433B680"/>
    <w:rsid w:val="446B89B1"/>
    <w:rsid w:val="448063CA"/>
    <w:rsid w:val="4483C0A2"/>
    <w:rsid w:val="44C9F1C4"/>
    <w:rsid w:val="44FC5E29"/>
    <w:rsid w:val="450609C2"/>
    <w:rsid w:val="451E7B02"/>
    <w:rsid w:val="45515356"/>
    <w:rsid w:val="45A70CA7"/>
    <w:rsid w:val="45BC292A"/>
    <w:rsid w:val="45C4E09B"/>
    <w:rsid w:val="45E0D717"/>
    <w:rsid w:val="45FD5B75"/>
    <w:rsid w:val="460BFCFF"/>
    <w:rsid w:val="463564E3"/>
    <w:rsid w:val="463FD821"/>
    <w:rsid w:val="46414696"/>
    <w:rsid w:val="4645251E"/>
    <w:rsid w:val="467C2EC6"/>
    <w:rsid w:val="46B5D63D"/>
    <w:rsid w:val="479CF4F0"/>
    <w:rsid w:val="47A98ADE"/>
    <w:rsid w:val="47E4BFB5"/>
    <w:rsid w:val="47E9B1D9"/>
    <w:rsid w:val="481FC0A9"/>
    <w:rsid w:val="48285856"/>
    <w:rsid w:val="482C35B0"/>
    <w:rsid w:val="48BDBBFC"/>
    <w:rsid w:val="48D666C8"/>
    <w:rsid w:val="48E328B9"/>
    <w:rsid w:val="490E094F"/>
    <w:rsid w:val="491E9EF8"/>
    <w:rsid w:val="492CA616"/>
    <w:rsid w:val="497A13B7"/>
    <w:rsid w:val="49950DB1"/>
    <w:rsid w:val="4A25B7EE"/>
    <w:rsid w:val="4A2F3334"/>
    <w:rsid w:val="4A960248"/>
    <w:rsid w:val="4B4DE718"/>
    <w:rsid w:val="4B59586F"/>
    <w:rsid w:val="4BB06C92"/>
    <w:rsid w:val="4BC8A30B"/>
    <w:rsid w:val="4BD545A5"/>
    <w:rsid w:val="4C2937DB"/>
    <w:rsid w:val="4C2BAFBB"/>
    <w:rsid w:val="4C4B2CCB"/>
    <w:rsid w:val="4C904850"/>
    <w:rsid w:val="4C9D1695"/>
    <w:rsid w:val="4CF09B42"/>
    <w:rsid w:val="4D3AD98E"/>
    <w:rsid w:val="4D62B3B8"/>
    <w:rsid w:val="4D6E58BE"/>
    <w:rsid w:val="4D77FA65"/>
    <w:rsid w:val="4D80254F"/>
    <w:rsid w:val="4D9043EC"/>
    <w:rsid w:val="4DB0B2DF"/>
    <w:rsid w:val="4DCA4CAD"/>
    <w:rsid w:val="4E276148"/>
    <w:rsid w:val="4E6596CE"/>
    <w:rsid w:val="4E7A2B5F"/>
    <w:rsid w:val="4E7E344A"/>
    <w:rsid w:val="4ED5EC2B"/>
    <w:rsid w:val="4EFBB9E7"/>
    <w:rsid w:val="4F43DBC9"/>
    <w:rsid w:val="4FA419A2"/>
    <w:rsid w:val="4FE6EC6B"/>
    <w:rsid w:val="505B00DA"/>
    <w:rsid w:val="506B3E93"/>
    <w:rsid w:val="5072B766"/>
    <w:rsid w:val="5074156A"/>
    <w:rsid w:val="50C00BDC"/>
    <w:rsid w:val="51242D6C"/>
    <w:rsid w:val="5133A24E"/>
    <w:rsid w:val="515F5668"/>
    <w:rsid w:val="515F964C"/>
    <w:rsid w:val="51B8E894"/>
    <w:rsid w:val="5202FFB4"/>
    <w:rsid w:val="52460B91"/>
    <w:rsid w:val="5264F89D"/>
    <w:rsid w:val="52ED3FD9"/>
    <w:rsid w:val="53B2087B"/>
    <w:rsid w:val="5407DBBA"/>
    <w:rsid w:val="543AF020"/>
    <w:rsid w:val="543B6512"/>
    <w:rsid w:val="544089EB"/>
    <w:rsid w:val="54437B81"/>
    <w:rsid w:val="5457D217"/>
    <w:rsid w:val="5465271E"/>
    <w:rsid w:val="548687A6"/>
    <w:rsid w:val="5495491C"/>
    <w:rsid w:val="5497C00A"/>
    <w:rsid w:val="54B5889C"/>
    <w:rsid w:val="54B83D66"/>
    <w:rsid w:val="54D264F9"/>
    <w:rsid w:val="54E6039A"/>
    <w:rsid w:val="55360DE5"/>
    <w:rsid w:val="554AF71A"/>
    <w:rsid w:val="55536AE8"/>
    <w:rsid w:val="5577FAD4"/>
    <w:rsid w:val="55974159"/>
    <w:rsid w:val="55BCD2F4"/>
    <w:rsid w:val="55C8B246"/>
    <w:rsid w:val="55EC2D5F"/>
    <w:rsid w:val="565DB987"/>
    <w:rsid w:val="56747F3F"/>
    <w:rsid w:val="56909AAB"/>
    <w:rsid w:val="56B3A2F3"/>
    <w:rsid w:val="572CC4C9"/>
    <w:rsid w:val="5733C4D2"/>
    <w:rsid w:val="573957C9"/>
    <w:rsid w:val="573A8B27"/>
    <w:rsid w:val="574E84E2"/>
    <w:rsid w:val="5771A8E7"/>
    <w:rsid w:val="578A50B6"/>
    <w:rsid w:val="5795CB02"/>
    <w:rsid w:val="57B46F17"/>
    <w:rsid w:val="57C18458"/>
    <w:rsid w:val="57D81B02"/>
    <w:rsid w:val="58090371"/>
    <w:rsid w:val="586B18CD"/>
    <w:rsid w:val="58B10944"/>
    <w:rsid w:val="58C1D8AC"/>
    <w:rsid w:val="58E7FEB0"/>
    <w:rsid w:val="592041F0"/>
    <w:rsid w:val="595EF6EE"/>
    <w:rsid w:val="59978F75"/>
    <w:rsid w:val="59D9BA14"/>
    <w:rsid w:val="59DA9BDC"/>
    <w:rsid w:val="59ECC818"/>
    <w:rsid w:val="5A118AF2"/>
    <w:rsid w:val="5A1CBDA5"/>
    <w:rsid w:val="5A2ED3CE"/>
    <w:rsid w:val="5A5788C0"/>
    <w:rsid w:val="5A6F3F81"/>
    <w:rsid w:val="5A75C37D"/>
    <w:rsid w:val="5A7AE2FB"/>
    <w:rsid w:val="5AA12485"/>
    <w:rsid w:val="5B0FDBCB"/>
    <w:rsid w:val="5B62D467"/>
    <w:rsid w:val="5B81B0AB"/>
    <w:rsid w:val="5BA6C548"/>
    <w:rsid w:val="5BEEE4DF"/>
    <w:rsid w:val="5C0BC006"/>
    <w:rsid w:val="5C557E10"/>
    <w:rsid w:val="5CA0BA3E"/>
    <w:rsid w:val="5CC63ABB"/>
    <w:rsid w:val="5CD15B00"/>
    <w:rsid w:val="5CF361CE"/>
    <w:rsid w:val="5CF4A435"/>
    <w:rsid w:val="5D36F1B9"/>
    <w:rsid w:val="5DABB2FE"/>
    <w:rsid w:val="5DC91EE1"/>
    <w:rsid w:val="5DE95B48"/>
    <w:rsid w:val="5E108FAA"/>
    <w:rsid w:val="5EB7495D"/>
    <w:rsid w:val="5EEBB874"/>
    <w:rsid w:val="5F01CB86"/>
    <w:rsid w:val="5F56E818"/>
    <w:rsid w:val="5FD54155"/>
    <w:rsid w:val="5FE8BF25"/>
    <w:rsid w:val="5FEC013C"/>
    <w:rsid w:val="608720A9"/>
    <w:rsid w:val="60DA261A"/>
    <w:rsid w:val="60EA7710"/>
    <w:rsid w:val="612772E5"/>
    <w:rsid w:val="61357F16"/>
    <w:rsid w:val="614BE704"/>
    <w:rsid w:val="617D3B42"/>
    <w:rsid w:val="61DDA8F0"/>
    <w:rsid w:val="61FA6F15"/>
    <w:rsid w:val="6217F55A"/>
    <w:rsid w:val="6248052F"/>
    <w:rsid w:val="624BA762"/>
    <w:rsid w:val="625A0EDE"/>
    <w:rsid w:val="62953BD7"/>
    <w:rsid w:val="62B96558"/>
    <w:rsid w:val="630EBF90"/>
    <w:rsid w:val="6319E87B"/>
    <w:rsid w:val="6334C390"/>
    <w:rsid w:val="633E6BC3"/>
    <w:rsid w:val="6344CA7A"/>
    <w:rsid w:val="63588C41"/>
    <w:rsid w:val="636C70F5"/>
    <w:rsid w:val="63732676"/>
    <w:rsid w:val="6435302D"/>
    <w:rsid w:val="64436CAF"/>
    <w:rsid w:val="648C5429"/>
    <w:rsid w:val="649CE0C8"/>
    <w:rsid w:val="64B95F1B"/>
    <w:rsid w:val="64F5A767"/>
    <w:rsid w:val="65315F77"/>
    <w:rsid w:val="656A2A85"/>
    <w:rsid w:val="65CF1FD2"/>
    <w:rsid w:val="65D22E1F"/>
    <w:rsid w:val="663BB531"/>
    <w:rsid w:val="66482C66"/>
    <w:rsid w:val="66B0B065"/>
    <w:rsid w:val="676EFA88"/>
    <w:rsid w:val="677CC686"/>
    <w:rsid w:val="67A7907C"/>
    <w:rsid w:val="67CED694"/>
    <w:rsid w:val="67D866DA"/>
    <w:rsid w:val="681585AC"/>
    <w:rsid w:val="68B4C06B"/>
    <w:rsid w:val="68B4D072"/>
    <w:rsid w:val="68CFBC8D"/>
    <w:rsid w:val="690A1439"/>
    <w:rsid w:val="691DA980"/>
    <w:rsid w:val="6933DF29"/>
    <w:rsid w:val="694D5A80"/>
    <w:rsid w:val="69A3C700"/>
    <w:rsid w:val="69A62E9B"/>
    <w:rsid w:val="69AD8CE4"/>
    <w:rsid w:val="69F42FC4"/>
    <w:rsid w:val="6A0DB0A4"/>
    <w:rsid w:val="6A16A074"/>
    <w:rsid w:val="6A20208D"/>
    <w:rsid w:val="6A24B8E6"/>
    <w:rsid w:val="6AD2614A"/>
    <w:rsid w:val="6AEE6631"/>
    <w:rsid w:val="6B19BCC1"/>
    <w:rsid w:val="6B2A830D"/>
    <w:rsid w:val="6C519B5C"/>
    <w:rsid w:val="6C83412E"/>
    <w:rsid w:val="6CA83993"/>
    <w:rsid w:val="6CF834F6"/>
    <w:rsid w:val="6D097944"/>
    <w:rsid w:val="6D480F72"/>
    <w:rsid w:val="6D79B28F"/>
    <w:rsid w:val="6D7C0EEE"/>
    <w:rsid w:val="6DA0BC0B"/>
    <w:rsid w:val="6DC458DD"/>
    <w:rsid w:val="6DE379B7"/>
    <w:rsid w:val="6E076780"/>
    <w:rsid w:val="6E7B4FA3"/>
    <w:rsid w:val="6E926880"/>
    <w:rsid w:val="6ED0974D"/>
    <w:rsid w:val="6EEF7227"/>
    <w:rsid w:val="6F5152C6"/>
    <w:rsid w:val="6F5326D8"/>
    <w:rsid w:val="6F55BAE6"/>
    <w:rsid w:val="6FAB913A"/>
    <w:rsid w:val="6FB4204F"/>
    <w:rsid w:val="6FBA6B32"/>
    <w:rsid w:val="700793B3"/>
    <w:rsid w:val="7017C1A7"/>
    <w:rsid w:val="704F412F"/>
    <w:rsid w:val="7068B906"/>
    <w:rsid w:val="70A208F2"/>
    <w:rsid w:val="70C50211"/>
    <w:rsid w:val="710E8827"/>
    <w:rsid w:val="7172A1D1"/>
    <w:rsid w:val="7177AF61"/>
    <w:rsid w:val="717E73BB"/>
    <w:rsid w:val="71870274"/>
    <w:rsid w:val="71C5A7A6"/>
    <w:rsid w:val="71F1F2A5"/>
    <w:rsid w:val="72219E87"/>
    <w:rsid w:val="72296AFD"/>
    <w:rsid w:val="7261933A"/>
    <w:rsid w:val="72B8DC0D"/>
    <w:rsid w:val="7339248E"/>
    <w:rsid w:val="7368387F"/>
    <w:rsid w:val="73903E22"/>
    <w:rsid w:val="73908BC1"/>
    <w:rsid w:val="73953B4F"/>
    <w:rsid w:val="73B92F26"/>
    <w:rsid w:val="73E97537"/>
    <w:rsid w:val="7445BADB"/>
    <w:rsid w:val="747C8D36"/>
    <w:rsid w:val="751231FD"/>
    <w:rsid w:val="7529D9FC"/>
    <w:rsid w:val="7545403F"/>
    <w:rsid w:val="7664D0CC"/>
    <w:rsid w:val="7670B08F"/>
    <w:rsid w:val="76875D19"/>
    <w:rsid w:val="76B4E3AD"/>
    <w:rsid w:val="773F9AF5"/>
    <w:rsid w:val="7770C4F8"/>
    <w:rsid w:val="777495F8"/>
    <w:rsid w:val="7777255B"/>
    <w:rsid w:val="777C1F82"/>
    <w:rsid w:val="77C7962E"/>
    <w:rsid w:val="77E2A6E1"/>
    <w:rsid w:val="781518A0"/>
    <w:rsid w:val="782553E8"/>
    <w:rsid w:val="784A6A2C"/>
    <w:rsid w:val="78A0D6DE"/>
    <w:rsid w:val="78A31AEC"/>
    <w:rsid w:val="78D4A9B9"/>
    <w:rsid w:val="78E23388"/>
    <w:rsid w:val="793F2075"/>
    <w:rsid w:val="795A8B5E"/>
    <w:rsid w:val="796BF490"/>
    <w:rsid w:val="7970B2E6"/>
    <w:rsid w:val="79805D36"/>
    <w:rsid w:val="798334BA"/>
    <w:rsid w:val="79AB46E1"/>
    <w:rsid w:val="79AFCA3A"/>
    <w:rsid w:val="79B46247"/>
    <w:rsid w:val="79BFAAC4"/>
    <w:rsid w:val="79C8E97E"/>
    <w:rsid w:val="7A773447"/>
    <w:rsid w:val="7A9E36E0"/>
    <w:rsid w:val="7ABBE0EE"/>
    <w:rsid w:val="7AFE950D"/>
    <w:rsid w:val="7B0A7D53"/>
    <w:rsid w:val="7B2770B2"/>
    <w:rsid w:val="7B4B5DD3"/>
    <w:rsid w:val="7B4BE35A"/>
    <w:rsid w:val="7B62A843"/>
    <w:rsid w:val="7B6B4EAE"/>
    <w:rsid w:val="7C862799"/>
    <w:rsid w:val="7D24EDE7"/>
    <w:rsid w:val="7D44A596"/>
    <w:rsid w:val="7D4CB4EC"/>
    <w:rsid w:val="7D4EF940"/>
    <w:rsid w:val="7D724F9A"/>
    <w:rsid w:val="7DA8EC44"/>
    <w:rsid w:val="7DC1AA4F"/>
    <w:rsid w:val="7DD552FB"/>
    <w:rsid w:val="7E198B74"/>
    <w:rsid w:val="7F090169"/>
    <w:rsid w:val="7F1F5C8E"/>
    <w:rsid w:val="7F368D85"/>
    <w:rsid w:val="7F4323AD"/>
    <w:rsid w:val="7F74D950"/>
    <w:rsid w:val="7F7F7F1D"/>
    <w:rsid w:val="7FB2B5F7"/>
    <w:rsid w:val="7FB662F5"/>
    <w:rsid w:val="7FE97B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90371"/>
  <w15:chartTrackingRefBased/>
  <w15:docId w15:val="{6F456B6B-1E9C-4233-A5E3-90131CE9C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009C"/>
  </w:style>
  <w:style w:type="paragraph" w:styleId="1">
    <w:name w:val="heading 1"/>
    <w:basedOn w:val="a"/>
    <w:next w:val="a"/>
    <w:link w:val="10"/>
    <w:uiPriority w:val="9"/>
    <w:qFormat/>
    <w:rsid w:val="004E225E"/>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4E225E"/>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0"/>
    <w:uiPriority w:val="9"/>
    <w:unhideWhenUsed/>
    <w:qFormat/>
    <w:rsid w:val="004E225E"/>
    <w:pPr>
      <w:keepNext/>
      <w:keepLines/>
      <w:spacing w:before="200" w:after="0"/>
      <w:outlineLvl w:val="2"/>
    </w:pPr>
    <w:rPr>
      <w:rFonts w:asciiTheme="majorHAnsi" w:eastAsiaTheme="majorEastAsia" w:hAnsiTheme="majorHAnsi" w:cstheme="majorBidi"/>
      <w:b/>
      <w:bCs/>
      <w:color w:val="156082" w:themeColor="accent1"/>
    </w:rPr>
  </w:style>
  <w:style w:type="paragraph" w:styleId="4">
    <w:name w:val="heading 4"/>
    <w:basedOn w:val="a"/>
    <w:next w:val="a"/>
    <w:link w:val="40"/>
    <w:uiPriority w:val="9"/>
    <w:unhideWhenUsed/>
    <w:qFormat/>
    <w:rsid w:val="004E225E"/>
    <w:pPr>
      <w:keepNext/>
      <w:keepLines/>
      <w:spacing w:before="200" w:after="0"/>
      <w:outlineLvl w:val="3"/>
    </w:pPr>
    <w:rPr>
      <w:rFonts w:asciiTheme="majorHAnsi" w:eastAsiaTheme="majorEastAsia" w:hAnsiTheme="majorHAnsi" w:cstheme="majorBidi"/>
      <w:b/>
      <w:bCs/>
      <w:i/>
      <w:iCs/>
      <w:color w:val="156082" w:themeColor="accent1"/>
    </w:rPr>
  </w:style>
  <w:style w:type="paragraph" w:styleId="5">
    <w:name w:val="heading 5"/>
    <w:basedOn w:val="a"/>
    <w:next w:val="a"/>
    <w:link w:val="50"/>
    <w:uiPriority w:val="9"/>
    <w:unhideWhenUsed/>
    <w:qFormat/>
    <w:rsid w:val="004E225E"/>
    <w:pPr>
      <w:keepNext/>
      <w:keepLines/>
      <w:spacing w:before="200" w:after="0"/>
      <w:outlineLvl w:val="4"/>
    </w:pPr>
    <w:rPr>
      <w:rFonts w:asciiTheme="majorHAnsi" w:eastAsiaTheme="majorEastAsia" w:hAnsiTheme="majorHAnsi" w:cstheme="majorBidi"/>
      <w:color w:val="0A2F40" w:themeColor="accent1" w:themeShade="7F"/>
    </w:rPr>
  </w:style>
  <w:style w:type="paragraph" w:styleId="6">
    <w:name w:val="heading 6"/>
    <w:basedOn w:val="a"/>
    <w:next w:val="a"/>
    <w:link w:val="60"/>
    <w:uiPriority w:val="9"/>
    <w:unhideWhenUsed/>
    <w:qFormat/>
    <w:rsid w:val="004E225E"/>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7">
    <w:name w:val="heading 7"/>
    <w:basedOn w:val="a"/>
    <w:next w:val="a"/>
    <w:link w:val="70"/>
    <w:uiPriority w:val="9"/>
    <w:unhideWhenUsed/>
    <w:qFormat/>
    <w:rsid w:val="004E22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unhideWhenUsed/>
    <w:qFormat/>
    <w:rsid w:val="004E225E"/>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9">
    <w:name w:val="heading 9"/>
    <w:basedOn w:val="a"/>
    <w:next w:val="a"/>
    <w:link w:val="90"/>
    <w:uiPriority w:val="9"/>
    <w:unhideWhenUsed/>
    <w:qFormat/>
    <w:rsid w:val="004E225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225E"/>
    <w:rPr>
      <w:rFonts w:asciiTheme="majorHAnsi" w:eastAsiaTheme="majorEastAsia" w:hAnsiTheme="majorHAnsi" w:cstheme="majorBidi"/>
      <w:b/>
      <w:bCs/>
      <w:color w:val="0F4761" w:themeColor="accent1" w:themeShade="BF"/>
      <w:sz w:val="28"/>
      <w:szCs w:val="28"/>
    </w:rPr>
  </w:style>
  <w:style w:type="character" w:customStyle="1" w:styleId="20">
    <w:name w:val="标题 2 字符"/>
    <w:basedOn w:val="a0"/>
    <w:link w:val="2"/>
    <w:uiPriority w:val="9"/>
    <w:rsid w:val="004E225E"/>
    <w:rPr>
      <w:rFonts w:asciiTheme="majorHAnsi" w:eastAsiaTheme="majorEastAsia" w:hAnsiTheme="majorHAnsi" w:cstheme="majorBidi"/>
      <w:b/>
      <w:bCs/>
      <w:color w:val="156082" w:themeColor="accent1"/>
      <w:sz w:val="26"/>
      <w:szCs w:val="26"/>
    </w:rPr>
  </w:style>
  <w:style w:type="character" w:customStyle="1" w:styleId="30">
    <w:name w:val="标题 3 字符"/>
    <w:basedOn w:val="a0"/>
    <w:link w:val="3"/>
    <w:uiPriority w:val="9"/>
    <w:rsid w:val="004E225E"/>
    <w:rPr>
      <w:rFonts w:asciiTheme="majorHAnsi" w:eastAsiaTheme="majorEastAsia" w:hAnsiTheme="majorHAnsi" w:cstheme="majorBidi"/>
      <w:b/>
      <w:bCs/>
      <w:color w:val="156082" w:themeColor="accent1"/>
    </w:rPr>
  </w:style>
  <w:style w:type="character" w:customStyle="1" w:styleId="40">
    <w:name w:val="标题 4 字符"/>
    <w:basedOn w:val="a0"/>
    <w:link w:val="4"/>
    <w:uiPriority w:val="9"/>
    <w:rsid w:val="004E225E"/>
    <w:rPr>
      <w:rFonts w:asciiTheme="majorHAnsi" w:eastAsiaTheme="majorEastAsia" w:hAnsiTheme="majorHAnsi" w:cstheme="majorBidi"/>
      <w:b/>
      <w:bCs/>
      <w:i/>
      <w:iCs/>
      <w:color w:val="156082" w:themeColor="accent1"/>
    </w:rPr>
  </w:style>
  <w:style w:type="character" w:customStyle="1" w:styleId="50">
    <w:name w:val="标题 5 字符"/>
    <w:basedOn w:val="a0"/>
    <w:link w:val="5"/>
    <w:uiPriority w:val="9"/>
    <w:rsid w:val="004E225E"/>
    <w:rPr>
      <w:rFonts w:asciiTheme="majorHAnsi" w:eastAsiaTheme="majorEastAsia" w:hAnsiTheme="majorHAnsi" w:cstheme="majorBidi"/>
      <w:color w:val="0A2F40" w:themeColor="accent1" w:themeShade="7F"/>
    </w:rPr>
  </w:style>
  <w:style w:type="character" w:customStyle="1" w:styleId="60">
    <w:name w:val="标题 6 字符"/>
    <w:basedOn w:val="a0"/>
    <w:link w:val="6"/>
    <w:uiPriority w:val="9"/>
    <w:rsid w:val="004E225E"/>
    <w:rPr>
      <w:rFonts w:asciiTheme="majorHAnsi" w:eastAsiaTheme="majorEastAsia" w:hAnsiTheme="majorHAnsi" w:cstheme="majorBidi"/>
      <w:i/>
      <w:iCs/>
      <w:color w:val="0A2F40" w:themeColor="accent1" w:themeShade="7F"/>
    </w:rPr>
  </w:style>
  <w:style w:type="character" w:customStyle="1" w:styleId="70">
    <w:name w:val="标题 7 字符"/>
    <w:basedOn w:val="a0"/>
    <w:link w:val="7"/>
    <w:uiPriority w:val="9"/>
    <w:rsid w:val="004E225E"/>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rsid w:val="004E225E"/>
    <w:rPr>
      <w:rFonts w:asciiTheme="majorHAnsi" w:eastAsiaTheme="majorEastAsia" w:hAnsiTheme="majorHAnsi" w:cstheme="majorBidi"/>
      <w:color w:val="156082" w:themeColor="accent1"/>
      <w:sz w:val="20"/>
      <w:szCs w:val="20"/>
    </w:rPr>
  </w:style>
  <w:style w:type="character" w:customStyle="1" w:styleId="90">
    <w:name w:val="标题 9 字符"/>
    <w:basedOn w:val="a0"/>
    <w:link w:val="9"/>
    <w:uiPriority w:val="9"/>
    <w:rsid w:val="004E225E"/>
    <w:rPr>
      <w:rFonts w:asciiTheme="majorHAnsi" w:eastAsiaTheme="majorEastAsia" w:hAnsiTheme="majorHAnsi" w:cstheme="majorBidi"/>
      <w:i/>
      <w:iCs/>
      <w:color w:val="404040" w:themeColor="text1" w:themeTint="BF"/>
      <w:sz w:val="20"/>
      <w:szCs w:val="20"/>
    </w:rPr>
  </w:style>
  <w:style w:type="character" w:customStyle="1" w:styleId="a3">
    <w:name w:val="标题 字符"/>
    <w:basedOn w:val="a0"/>
    <w:link w:val="a4"/>
    <w:uiPriority w:val="10"/>
    <w:rsid w:val="004E225E"/>
    <w:rPr>
      <w:rFonts w:asciiTheme="majorHAnsi" w:eastAsiaTheme="majorEastAsia" w:hAnsiTheme="majorHAnsi" w:cstheme="majorBidi"/>
      <w:color w:val="0A1D30" w:themeColor="text2" w:themeShade="BF"/>
      <w:spacing w:val="5"/>
      <w:sz w:val="52"/>
      <w:szCs w:val="52"/>
    </w:rPr>
  </w:style>
  <w:style w:type="paragraph" w:styleId="a4">
    <w:name w:val="Title"/>
    <w:basedOn w:val="a"/>
    <w:next w:val="a"/>
    <w:link w:val="a3"/>
    <w:uiPriority w:val="10"/>
    <w:qFormat/>
    <w:rsid w:val="004E225E"/>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a5">
    <w:name w:val="副标题 字符"/>
    <w:basedOn w:val="a0"/>
    <w:link w:val="a6"/>
    <w:uiPriority w:val="11"/>
    <w:rsid w:val="004E225E"/>
    <w:rPr>
      <w:rFonts w:asciiTheme="majorHAnsi" w:eastAsiaTheme="majorEastAsia" w:hAnsiTheme="majorHAnsi" w:cstheme="majorBidi"/>
      <w:i/>
      <w:iCs/>
      <w:color w:val="156082" w:themeColor="accent1"/>
      <w:spacing w:val="15"/>
      <w:sz w:val="24"/>
      <w:szCs w:val="24"/>
    </w:rPr>
  </w:style>
  <w:style w:type="paragraph" w:styleId="a6">
    <w:name w:val="Subtitle"/>
    <w:basedOn w:val="a"/>
    <w:next w:val="a"/>
    <w:link w:val="a5"/>
    <w:uiPriority w:val="11"/>
    <w:qFormat/>
    <w:rsid w:val="004E225E"/>
    <w:pPr>
      <w:numPr>
        <w:ilvl w:val="1"/>
      </w:numPr>
    </w:pPr>
    <w:rPr>
      <w:rFonts w:asciiTheme="majorHAnsi" w:eastAsiaTheme="majorEastAsia" w:hAnsiTheme="majorHAnsi" w:cstheme="majorBidi"/>
      <w:i/>
      <w:iCs/>
      <w:color w:val="156082" w:themeColor="accent1"/>
      <w:spacing w:val="15"/>
      <w:sz w:val="24"/>
      <w:szCs w:val="24"/>
    </w:rPr>
  </w:style>
  <w:style w:type="character" w:styleId="a7">
    <w:name w:val="Intense Emphasis"/>
    <w:basedOn w:val="a0"/>
    <w:uiPriority w:val="21"/>
    <w:qFormat/>
    <w:rsid w:val="004E225E"/>
    <w:rPr>
      <w:b/>
      <w:bCs/>
      <w:i/>
      <w:iCs/>
      <w:color w:val="156082" w:themeColor="accent1"/>
    </w:rPr>
  </w:style>
  <w:style w:type="character" w:customStyle="1" w:styleId="a8">
    <w:name w:val="引用 字符"/>
    <w:basedOn w:val="a0"/>
    <w:link w:val="a9"/>
    <w:uiPriority w:val="29"/>
    <w:rsid w:val="004E225E"/>
    <w:rPr>
      <w:i/>
      <w:iCs/>
      <w:color w:val="000000" w:themeColor="text1"/>
    </w:rPr>
  </w:style>
  <w:style w:type="paragraph" w:styleId="a9">
    <w:name w:val="Quote"/>
    <w:basedOn w:val="a"/>
    <w:next w:val="a"/>
    <w:link w:val="a8"/>
    <w:uiPriority w:val="29"/>
    <w:qFormat/>
    <w:rsid w:val="004E225E"/>
    <w:rPr>
      <w:i/>
      <w:iCs/>
      <w:color w:val="000000" w:themeColor="text1"/>
    </w:rPr>
  </w:style>
  <w:style w:type="character" w:customStyle="1" w:styleId="aa">
    <w:name w:val="明显引用 字符"/>
    <w:basedOn w:val="a0"/>
    <w:link w:val="ab"/>
    <w:uiPriority w:val="30"/>
    <w:rsid w:val="004E225E"/>
    <w:rPr>
      <w:b/>
      <w:bCs/>
      <w:i/>
      <w:iCs/>
      <w:color w:val="156082" w:themeColor="accent1"/>
    </w:rPr>
  </w:style>
  <w:style w:type="paragraph" w:styleId="ab">
    <w:name w:val="Intense Quote"/>
    <w:basedOn w:val="a"/>
    <w:next w:val="a"/>
    <w:link w:val="aa"/>
    <w:uiPriority w:val="30"/>
    <w:qFormat/>
    <w:rsid w:val="004E225E"/>
    <w:pPr>
      <w:pBdr>
        <w:bottom w:val="single" w:sz="4" w:space="4" w:color="156082" w:themeColor="accent1"/>
      </w:pBdr>
      <w:spacing w:before="200" w:after="280"/>
      <w:ind w:left="936" w:right="936"/>
    </w:pPr>
    <w:rPr>
      <w:b/>
      <w:bCs/>
      <w:i/>
      <w:iCs/>
      <w:color w:val="156082" w:themeColor="accent1"/>
    </w:rPr>
  </w:style>
  <w:style w:type="character" w:styleId="ac">
    <w:name w:val="Intense Reference"/>
    <w:basedOn w:val="a0"/>
    <w:uiPriority w:val="32"/>
    <w:qFormat/>
    <w:rsid w:val="004E225E"/>
    <w:rPr>
      <w:b/>
      <w:bCs/>
      <w:smallCaps/>
      <w:color w:val="E97132" w:themeColor="accent2"/>
      <w:spacing w:val="5"/>
      <w:u w:val="single"/>
    </w:rPr>
  </w:style>
  <w:style w:type="paragraph" w:styleId="ad">
    <w:name w:val="List Paragraph"/>
    <w:basedOn w:val="a"/>
    <w:uiPriority w:val="34"/>
    <w:qFormat/>
    <w:pPr>
      <w:ind w:leftChars="200" w:left="480"/>
    </w:pPr>
  </w:style>
  <w:style w:type="character" w:styleId="ae">
    <w:name w:val="Hyperlink"/>
    <w:basedOn w:val="a0"/>
    <w:uiPriority w:val="99"/>
    <w:unhideWhenUsed/>
    <w:rPr>
      <w:color w:val="467886" w:themeColor="hyperlink"/>
      <w:u w:val="single"/>
    </w:rPr>
  </w:style>
  <w:style w:type="paragraph" w:styleId="af">
    <w:name w:val="No Spacing"/>
    <w:uiPriority w:val="1"/>
    <w:qFormat/>
    <w:rsid w:val="004E225E"/>
    <w:pPr>
      <w:spacing w:after="0" w:line="240" w:lineRule="auto"/>
    </w:pPr>
  </w:style>
  <w:style w:type="paragraph" w:styleId="af0">
    <w:name w:val="header"/>
    <w:basedOn w:val="a"/>
    <w:link w:val="af1"/>
    <w:uiPriority w:val="99"/>
    <w:unhideWhenUsed/>
    <w:rsid w:val="00C5502C"/>
    <w:pPr>
      <w:tabs>
        <w:tab w:val="center" w:pos="4153"/>
        <w:tab w:val="right" w:pos="8306"/>
      </w:tabs>
      <w:snapToGrid w:val="0"/>
    </w:pPr>
    <w:rPr>
      <w:sz w:val="20"/>
      <w:szCs w:val="20"/>
    </w:rPr>
  </w:style>
  <w:style w:type="character" w:customStyle="1" w:styleId="af1">
    <w:name w:val="页眉 字符"/>
    <w:basedOn w:val="a0"/>
    <w:link w:val="af0"/>
    <w:uiPriority w:val="99"/>
    <w:rsid w:val="00C5502C"/>
    <w:rPr>
      <w:sz w:val="20"/>
      <w:szCs w:val="20"/>
    </w:rPr>
  </w:style>
  <w:style w:type="paragraph" w:styleId="af2">
    <w:name w:val="footer"/>
    <w:basedOn w:val="a"/>
    <w:link w:val="af3"/>
    <w:uiPriority w:val="99"/>
    <w:unhideWhenUsed/>
    <w:rsid w:val="00C5502C"/>
    <w:pPr>
      <w:tabs>
        <w:tab w:val="center" w:pos="4153"/>
        <w:tab w:val="right" w:pos="8306"/>
      </w:tabs>
      <w:snapToGrid w:val="0"/>
    </w:pPr>
    <w:rPr>
      <w:sz w:val="20"/>
      <w:szCs w:val="20"/>
    </w:rPr>
  </w:style>
  <w:style w:type="character" w:customStyle="1" w:styleId="af3">
    <w:name w:val="页脚 字符"/>
    <w:basedOn w:val="a0"/>
    <w:link w:val="af2"/>
    <w:uiPriority w:val="99"/>
    <w:rsid w:val="00C5502C"/>
    <w:rPr>
      <w:sz w:val="20"/>
      <w:szCs w:val="20"/>
    </w:rPr>
  </w:style>
  <w:style w:type="character" w:styleId="af4">
    <w:name w:val="Book Title"/>
    <w:basedOn w:val="a0"/>
    <w:uiPriority w:val="33"/>
    <w:qFormat/>
    <w:rsid w:val="004E225E"/>
    <w:rPr>
      <w:b/>
      <w:bCs/>
      <w:smallCaps/>
      <w:spacing w:val="5"/>
    </w:rPr>
  </w:style>
  <w:style w:type="character" w:styleId="af5">
    <w:name w:val="FollowedHyperlink"/>
    <w:basedOn w:val="a0"/>
    <w:uiPriority w:val="99"/>
    <w:semiHidden/>
    <w:unhideWhenUsed/>
    <w:rsid w:val="00416561"/>
    <w:rPr>
      <w:color w:val="96607D" w:themeColor="followedHyperlink"/>
      <w:u w:val="single"/>
    </w:rPr>
  </w:style>
  <w:style w:type="character" w:styleId="af6">
    <w:name w:val="Unresolved Mention"/>
    <w:basedOn w:val="a0"/>
    <w:uiPriority w:val="99"/>
    <w:semiHidden/>
    <w:unhideWhenUsed/>
    <w:rsid w:val="008726BF"/>
    <w:rPr>
      <w:color w:val="605E5C"/>
      <w:shd w:val="clear" w:color="auto" w:fill="E1DFDD"/>
    </w:rPr>
  </w:style>
  <w:style w:type="paragraph" w:styleId="af7">
    <w:name w:val="caption"/>
    <w:basedOn w:val="a"/>
    <w:next w:val="a"/>
    <w:uiPriority w:val="35"/>
    <w:semiHidden/>
    <w:unhideWhenUsed/>
    <w:qFormat/>
    <w:rsid w:val="004E225E"/>
    <w:pPr>
      <w:spacing w:line="240" w:lineRule="auto"/>
    </w:pPr>
    <w:rPr>
      <w:b/>
      <w:bCs/>
      <w:color w:val="156082" w:themeColor="accent1"/>
      <w:sz w:val="18"/>
      <w:szCs w:val="18"/>
    </w:rPr>
  </w:style>
  <w:style w:type="character" w:styleId="af8">
    <w:name w:val="Strong"/>
    <w:basedOn w:val="a0"/>
    <w:uiPriority w:val="22"/>
    <w:qFormat/>
    <w:rsid w:val="004E225E"/>
    <w:rPr>
      <w:b/>
      <w:bCs/>
    </w:rPr>
  </w:style>
  <w:style w:type="character" w:styleId="af9">
    <w:name w:val="Emphasis"/>
    <w:basedOn w:val="a0"/>
    <w:uiPriority w:val="20"/>
    <w:qFormat/>
    <w:rsid w:val="004E225E"/>
    <w:rPr>
      <w:i/>
      <w:iCs/>
    </w:rPr>
  </w:style>
  <w:style w:type="character" w:styleId="afa">
    <w:name w:val="Subtle Emphasis"/>
    <w:basedOn w:val="a0"/>
    <w:uiPriority w:val="19"/>
    <w:qFormat/>
    <w:rsid w:val="004E225E"/>
    <w:rPr>
      <w:i/>
      <w:iCs/>
      <w:color w:val="808080" w:themeColor="text1" w:themeTint="7F"/>
    </w:rPr>
  </w:style>
  <w:style w:type="character" w:styleId="afb">
    <w:name w:val="Subtle Reference"/>
    <w:basedOn w:val="a0"/>
    <w:uiPriority w:val="31"/>
    <w:qFormat/>
    <w:rsid w:val="004E225E"/>
    <w:rPr>
      <w:smallCaps/>
      <w:color w:val="E97132" w:themeColor="accent2"/>
      <w:u w:val="single"/>
    </w:rPr>
  </w:style>
  <w:style w:type="paragraph" w:styleId="TOC">
    <w:name w:val="TOC Heading"/>
    <w:basedOn w:val="1"/>
    <w:next w:val="a"/>
    <w:uiPriority w:val="39"/>
    <w:unhideWhenUsed/>
    <w:qFormat/>
    <w:rsid w:val="004E225E"/>
    <w:pPr>
      <w:outlineLvl w:val="9"/>
    </w:pPr>
  </w:style>
  <w:style w:type="paragraph" w:styleId="TOC2">
    <w:name w:val="toc 2"/>
    <w:basedOn w:val="a"/>
    <w:next w:val="a"/>
    <w:autoRedefine/>
    <w:uiPriority w:val="39"/>
    <w:unhideWhenUsed/>
    <w:rsid w:val="00CF67E4"/>
    <w:pPr>
      <w:spacing w:after="100" w:line="259" w:lineRule="auto"/>
      <w:ind w:left="696"/>
    </w:pPr>
    <w:rPr>
      <w:rFonts w:cs="Times New Roman"/>
      <w:lang w:eastAsia="zh-TW"/>
    </w:rPr>
  </w:style>
  <w:style w:type="paragraph" w:styleId="TOC1">
    <w:name w:val="toc 1"/>
    <w:basedOn w:val="a"/>
    <w:next w:val="a"/>
    <w:autoRedefine/>
    <w:uiPriority w:val="39"/>
    <w:unhideWhenUsed/>
    <w:rsid w:val="00A455F4"/>
    <w:pPr>
      <w:numPr>
        <w:ilvl w:val="2"/>
        <w:numId w:val="38"/>
      </w:numPr>
      <w:spacing w:after="100" w:line="259" w:lineRule="auto"/>
    </w:pPr>
    <w:rPr>
      <w:rFonts w:cs="Times New Roman"/>
      <w:lang w:eastAsia="zh-TW"/>
    </w:rPr>
  </w:style>
  <w:style w:type="paragraph" w:styleId="TOC3">
    <w:name w:val="toc 3"/>
    <w:basedOn w:val="a"/>
    <w:next w:val="a"/>
    <w:autoRedefine/>
    <w:uiPriority w:val="39"/>
    <w:unhideWhenUsed/>
    <w:rsid w:val="00895B7D"/>
    <w:pPr>
      <w:numPr>
        <w:ilvl w:val="2"/>
        <w:numId w:val="101"/>
      </w:numPr>
      <w:spacing w:after="100" w:line="259" w:lineRule="auto"/>
    </w:pPr>
    <w:rPr>
      <w:rFonts w:cs="Times New Roman"/>
      <w:lang w:eastAsia="zh-TW"/>
    </w:rPr>
  </w:style>
  <w:style w:type="paragraph" w:styleId="TOC4">
    <w:name w:val="toc 4"/>
    <w:basedOn w:val="a"/>
    <w:next w:val="a"/>
    <w:autoRedefine/>
    <w:uiPriority w:val="39"/>
    <w:unhideWhenUsed/>
    <w:rsid w:val="00E95283"/>
    <w:pPr>
      <w:widowControl w:val="0"/>
      <w:spacing w:after="160" w:line="278" w:lineRule="auto"/>
      <w:ind w:leftChars="600" w:left="1440"/>
    </w:pPr>
    <w:rPr>
      <w:kern w:val="2"/>
      <w:sz w:val="24"/>
      <w:szCs w:val="24"/>
      <w:lang w:eastAsia="zh-TW"/>
      <w14:ligatures w14:val="standardContextual"/>
    </w:rPr>
  </w:style>
  <w:style w:type="paragraph" w:styleId="TOC5">
    <w:name w:val="toc 5"/>
    <w:basedOn w:val="a"/>
    <w:next w:val="a"/>
    <w:autoRedefine/>
    <w:uiPriority w:val="39"/>
    <w:unhideWhenUsed/>
    <w:rsid w:val="00E95283"/>
    <w:pPr>
      <w:widowControl w:val="0"/>
      <w:spacing w:after="160" w:line="278" w:lineRule="auto"/>
      <w:ind w:leftChars="800" w:left="1920"/>
    </w:pPr>
    <w:rPr>
      <w:kern w:val="2"/>
      <w:sz w:val="24"/>
      <w:szCs w:val="24"/>
      <w:lang w:eastAsia="zh-TW"/>
      <w14:ligatures w14:val="standardContextual"/>
    </w:rPr>
  </w:style>
  <w:style w:type="paragraph" w:styleId="TOC6">
    <w:name w:val="toc 6"/>
    <w:basedOn w:val="a"/>
    <w:next w:val="a"/>
    <w:autoRedefine/>
    <w:uiPriority w:val="39"/>
    <w:unhideWhenUsed/>
    <w:rsid w:val="00E95283"/>
    <w:pPr>
      <w:widowControl w:val="0"/>
      <w:spacing w:after="160" w:line="278" w:lineRule="auto"/>
      <w:ind w:leftChars="1000" w:left="2400"/>
    </w:pPr>
    <w:rPr>
      <w:kern w:val="2"/>
      <w:sz w:val="24"/>
      <w:szCs w:val="24"/>
      <w:lang w:eastAsia="zh-TW"/>
      <w14:ligatures w14:val="standardContextual"/>
    </w:rPr>
  </w:style>
  <w:style w:type="paragraph" w:styleId="TOC7">
    <w:name w:val="toc 7"/>
    <w:basedOn w:val="a"/>
    <w:next w:val="a"/>
    <w:autoRedefine/>
    <w:uiPriority w:val="39"/>
    <w:unhideWhenUsed/>
    <w:rsid w:val="00E95283"/>
    <w:pPr>
      <w:widowControl w:val="0"/>
      <w:spacing w:after="160" w:line="278" w:lineRule="auto"/>
      <w:ind w:leftChars="1200" w:left="2880"/>
    </w:pPr>
    <w:rPr>
      <w:kern w:val="2"/>
      <w:sz w:val="24"/>
      <w:szCs w:val="24"/>
      <w:lang w:eastAsia="zh-TW"/>
      <w14:ligatures w14:val="standardContextual"/>
    </w:rPr>
  </w:style>
  <w:style w:type="paragraph" w:styleId="TOC8">
    <w:name w:val="toc 8"/>
    <w:basedOn w:val="a"/>
    <w:next w:val="a"/>
    <w:autoRedefine/>
    <w:uiPriority w:val="39"/>
    <w:unhideWhenUsed/>
    <w:rsid w:val="00E95283"/>
    <w:pPr>
      <w:widowControl w:val="0"/>
      <w:spacing w:after="160" w:line="278" w:lineRule="auto"/>
      <w:ind w:leftChars="1400" w:left="3360"/>
    </w:pPr>
    <w:rPr>
      <w:kern w:val="2"/>
      <w:sz w:val="24"/>
      <w:szCs w:val="24"/>
      <w:lang w:eastAsia="zh-TW"/>
      <w14:ligatures w14:val="standardContextual"/>
    </w:rPr>
  </w:style>
  <w:style w:type="paragraph" w:styleId="TOC9">
    <w:name w:val="toc 9"/>
    <w:basedOn w:val="a"/>
    <w:next w:val="a"/>
    <w:autoRedefine/>
    <w:uiPriority w:val="39"/>
    <w:unhideWhenUsed/>
    <w:rsid w:val="00E95283"/>
    <w:pPr>
      <w:widowControl w:val="0"/>
      <w:spacing w:after="160" w:line="278" w:lineRule="auto"/>
      <w:ind w:leftChars="1600" w:left="3840"/>
    </w:pPr>
    <w:rPr>
      <w:kern w:val="2"/>
      <w:sz w:val="24"/>
      <w:szCs w:val="24"/>
      <w:lang w:eastAsia="zh-TW"/>
      <w14:ligatures w14:val="standardContextual"/>
    </w:rPr>
  </w:style>
  <w:style w:type="paragraph" w:styleId="afc">
    <w:name w:val="endnote text"/>
    <w:basedOn w:val="a"/>
    <w:link w:val="afd"/>
    <w:uiPriority w:val="99"/>
    <w:semiHidden/>
    <w:unhideWhenUsed/>
    <w:rsid w:val="003677AF"/>
    <w:pPr>
      <w:snapToGrid w:val="0"/>
    </w:pPr>
  </w:style>
  <w:style w:type="character" w:customStyle="1" w:styleId="afd">
    <w:name w:val="尾注文本 字符"/>
    <w:basedOn w:val="a0"/>
    <w:link w:val="afc"/>
    <w:uiPriority w:val="99"/>
    <w:semiHidden/>
    <w:rsid w:val="003677AF"/>
  </w:style>
  <w:style w:type="character" w:styleId="afe">
    <w:name w:val="endnote reference"/>
    <w:basedOn w:val="a0"/>
    <w:uiPriority w:val="99"/>
    <w:semiHidden/>
    <w:unhideWhenUsed/>
    <w:rsid w:val="003677A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137526">
      <w:bodyDiv w:val="1"/>
      <w:marLeft w:val="0"/>
      <w:marRight w:val="0"/>
      <w:marTop w:val="0"/>
      <w:marBottom w:val="0"/>
      <w:divBdr>
        <w:top w:val="none" w:sz="0" w:space="0" w:color="auto"/>
        <w:left w:val="none" w:sz="0" w:space="0" w:color="auto"/>
        <w:bottom w:val="none" w:sz="0" w:space="0" w:color="auto"/>
        <w:right w:val="none" w:sz="0" w:space="0" w:color="auto"/>
      </w:divBdr>
    </w:div>
    <w:div w:id="365954579">
      <w:bodyDiv w:val="1"/>
      <w:marLeft w:val="0"/>
      <w:marRight w:val="0"/>
      <w:marTop w:val="0"/>
      <w:marBottom w:val="0"/>
      <w:divBdr>
        <w:top w:val="none" w:sz="0" w:space="0" w:color="auto"/>
        <w:left w:val="none" w:sz="0" w:space="0" w:color="auto"/>
        <w:bottom w:val="none" w:sz="0" w:space="0" w:color="auto"/>
        <w:right w:val="none" w:sz="0" w:space="0" w:color="auto"/>
      </w:divBdr>
      <w:divsChild>
        <w:div w:id="1945306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7776689">
      <w:bodyDiv w:val="1"/>
      <w:marLeft w:val="0"/>
      <w:marRight w:val="0"/>
      <w:marTop w:val="0"/>
      <w:marBottom w:val="0"/>
      <w:divBdr>
        <w:top w:val="none" w:sz="0" w:space="0" w:color="auto"/>
        <w:left w:val="none" w:sz="0" w:space="0" w:color="auto"/>
        <w:bottom w:val="none" w:sz="0" w:space="0" w:color="auto"/>
        <w:right w:val="none" w:sz="0" w:space="0" w:color="auto"/>
      </w:divBdr>
      <w:divsChild>
        <w:div w:id="943994398">
          <w:marLeft w:val="0"/>
          <w:marRight w:val="0"/>
          <w:marTop w:val="0"/>
          <w:marBottom w:val="0"/>
          <w:divBdr>
            <w:top w:val="none" w:sz="0" w:space="0" w:color="auto"/>
            <w:left w:val="none" w:sz="0" w:space="0" w:color="auto"/>
            <w:bottom w:val="none" w:sz="0" w:space="0" w:color="auto"/>
            <w:right w:val="none" w:sz="0" w:space="0" w:color="auto"/>
          </w:divBdr>
          <w:divsChild>
            <w:div w:id="2074352860">
              <w:marLeft w:val="0"/>
              <w:marRight w:val="0"/>
              <w:marTop w:val="0"/>
              <w:marBottom w:val="0"/>
              <w:divBdr>
                <w:top w:val="none" w:sz="0" w:space="0" w:color="auto"/>
                <w:left w:val="none" w:sz="0" w:space="0" w:color="auto"/>
                <w:bottom w:val="none" w:sz="0" w:space="0" w:color="auto"/>
                <w:right w:val="none" w:sz="0" w:space="0" w:color="auto"/>
              </w:divBdr>
              <w:divsChild>
                <w:div w:id="1279682544">
                  <w:marLeft w:val="0"/>
                  <w:marRight w:val="0"/>
                  <w:marTop w:val="0"/>
                  <w:marBottom w:val="0"/>
                  <w:divBdr>
                    <w:top w:val="none" w:sz="0" w:space="0" w:color="auto"/>
                    <w:left w:val="none" w:sz="0" w:space="0" w:color="auto"/>
                    <w:bottom w:val="none" w:sz="0" w:space="0" w:color="auto"/>
                    <w:right w:val="none" w:sz="0" w:space="0" w:color="auto"/>
                  </w:divBdr>
                  <w:divsChild>
                    <w:div w:id="1580480895">
                      <w:marLeft w:val="0"/>
                      <w:marRight w:val="0"/>
                      <w:marTop w:val="0"/>
                      <w:marBottom w:val="0"/>
                      <w:divBdr>
                        <w:top w:val="none" w:sz="0" w:space="0" w:color="auto"/>
                        <w:left w:val="none" w:sz="0" w:space="0" w:color="auto"/>
                        <w:bottom w:val="none" w:sz="0" w:space="0" w:color="auto"/>
                        <w:right w:val="none" w:sz="0" w:space="0" w:color="auto"/>
                      </w:divBdr>
                      <w:divsChild>
                        <w:div w:id="715394221">
                          <w:marLeft w:val="0"/>
                          <w:marRight w:val="0"/>
                          <w:marTop w:val="180"/>
                          <w:marBottom w:val="0"/>
                          <w:divBdr>
                            <w:top w:val="none" w:sz="0" w:space="0" w:color="auto"/>
                            <w:left w:val="none" w:sz="0" w:space="0" w:color="auto"/>
                            <w:bottom w:val="none" w:sz="0" w:space="0" w:color="auto"/>
                            <w:right w:val="none" w:sz="0" w:space="0" w:color="auto"/>
                          </w:divBdr>
                          <w:divsChild>
                            <w:div w:id="695927222">
                              <w:marLeft w:val="0"/>
                              <w:marRight w:val="0"/>
                              <w:marTop w:val="0"/>
                              <w:marBottom w:val="0"/>
                              <w:divBdr>
                                <w:top w:val="none" w:sz="0" w:space="0" w:color="auto"/>
                                <w:left w:val="none" w:sz="0" w:space="0" w:color="auto"/>
                                <w:bottom w:val="none" w:sz="0" w:space="0" w:color="auto"/>
                                <w:right w:val="none" w:sz="0" w:space="0" w:color="auto"/>
                              </w:divBdr>
                              <w:divsChild>
                                <w:div w:id="1959068646">
                                  <w:marLeft w:val="0"/>
                                  <w:marRight w:val="0"/>
                                  <w:marTop w:val="0"/>
                                  <w:marBottom w:val="0"/>
                                  <w:divBdr>
                                    <w:top w:val="none" w:sz="0" w:space="0" w:color="auto"/>
                                    <w:left w:val="none" w:sz="0" w:space="0" w:color="auto"/>
                                    <w:bottom w:val="none" w:sz="0" w:space="0" w:color="auto"/>
                                    <w:right w:val="none" w:sz="0" w:space="0" w:color="auto"/>
                                  </w:divBdr>
                                  <w:divsChild>
                                    <w:div w:id="1296372501">
                                      <w:marLeft w:val="0"/>
                                      <w:marRight w:val="0"/>
                                      <w:marTop w:val="0"/>
                                      <w:marBottom w:val="0"/>
                                      <w:divBdr>
                                        <w:top w:val="none" w:sz="0" w:space="0" w:color="auto"/>
                                        <w:left w:val="none" w:sz="0" w:space="0" w:color="auto"/>
                                        <w:bottom w:val="none" w:sz="0" w:space="0" w:color="auto"/>
                                        <w:right w:val="none" w:sz="0" w:space="0" w:color="auto"/>
                                      </w:divBdr>
                                      <w:divsChild>
                                        <w:div w:id="1363824047">
                                          <w:marLeft w:val="0"/>
                                          <w:marRight w:val="0"/>
                                          <w:marTop w:val="0"/>
                                          <w:marBottom w:val="0"/>
                                          <w:divBdr>
                                            <w:top w:val="none" w:sz="0" w:space="0" w:color="auto"/>
                                            <w:left w:val="none" w:sz="0" w:space="0" w:color="auto"/>
                                            <w:bottom w:val="none" w:sz="0" w:space="0" w:color="auto"/>
                                            <w:right w:val="none" w:sz="0" w:space="0" w:color="auto"/>
                                          </w:divBdr>
                                          <w:divsChild>
                                            <w:div w:id="1860850182">
                                              <w:marLeft w:val="0"/>
                                              <w:marRight w:val="0"/>
                                              <w:marTop w:val="0"/>
                                              <w:marBottom w:val="0"/>
                                              <w:divBdr>
                                                <w:top w:val="none" w:sz="0" w:space="0" w:color="auto"/>
                                                <w:left w:val="none" w:sz="0" w:space="0" w:color="auto"/>
                                                <w:bottom w:val="none" w:sz="0" w:space="0" w:color="auto"/>
                                                <w:right w:val="none" w:sz="0" w:space="0" w:color="auto"/>
                                              </w:divBdr>
                                              <w:divsChild>
                                                <w:div w:id="87589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547">
                                      <w:marLeft w:val="0"/>
                                      <w:marRight w:val="0"/>
                                      <w:marTop w:val="360"/>
                                      <w:marBottom w:val="0"/>
                                      <w:divBdr>
                                        <w:top w:val="none" w:sz="0" w:space="0" w:color="auto"/>
                                        <w:left w:val="none" w:sz="0" w:space="0" w:color="auto"/>
                                        <w:bottom w:val="none" w:sz="0" w:space="0" w:color="auto"/>
                                        <w:right w:val="none" w:sz="0" w:space="0" w:color="auto"/>
                                      </w:divBdr>
                                      <w:divsChild>
                                        <w:div w:id="749617526">
                                          <w:marLeft w:val="0"/>
                                          <w:marRight w:val="0"/>
                                          <w:marTop w:val="0"/>
                                          <w:marBottom w:val="0"/>
                                          <w:divBdr>
                                            <w:top w:val="none" w:sz="0" w:space="0" w:color="auto"/>
                                            <w:left w:val="none" w:sz="0" w:space="0" w:color="auto"/>
                                            <w:bottom w:val="none" w:sz="0" w:space="0" w:color="auto"/>
                                            <w:right w:val="none" w:sz="0" w:space="0" w:color="auto"/>
                                          </w:divBdr>
                                        </w:div>
                                        <w:div w:id="1916545751">
                                          <w:marLeft w:val="0"/>
                                          <w:marRight w:val="0"/>
                                          <w:marTop w:val="0"/>
                                          <w:marBottom w:val="0"/>
                                          <w:divBdr>
                                            <w:top w:val="none" w:sz="0" w:space="0" w:color="auto"/>
                                            <w:left w:val="none" w:sz="0" w:space="0" w:color="auto"/>
                                            <w:bottom w:val="none" w:sz="0" w:space="0" w:color="auto"/>
                                            <w:right w:val="none" w:sz="0" w:space="0" w:color="auto"/>
                                          </w:divBdr>
                                        </w:div>
                                        <w:div w:id="208741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3452039">
      <w:bodyDiv w:val="1"/>
      <w:marLeft w:val="0"/>
      <w:marRight w:val="0"/>
      <w:marTop w:val="0"/>
      <w:marBottom w:val="0"/>
      <w:divBdr>
        <w:top w:val="none" w:sz="0" w:space="0" w:color="auto"/>
        <w:left w:val="none" w:sz="0" w:space="0" w:color="auto"/>
        <w:bottom w:val="none" w:sz="0" w:space="0" w:color="auto"/>
        <w:right w:val="none" w:sz="0" w:space="0" w:color="auto"/>
      </w:divBdr>
    </w:div>
    <w:div w:id="428238802">
      <w:bodyDiv w:val="1"/>
      <w:marLeft w:val="0"/>
      <w:marRight w:val="0"/>
      <w:marTop w:val="0"/>
      <w:marBottom w:val="0"/>
      <w:divBdr>
        <w:top w:val="none" w:sz="0" w:space="0" w:color="auto"/>
        <w:left w:val="none" w:sz="0" w:space="0" w:color="auto"/>
        <w:bottom w:val="none" w:sz="0" w:space="0" w:color="auto"/>
        <w:right w:val="none" w:sz="0" w:space="0" w:color="auto"/>
      </w:divBdr>
      <w:divsChild>
        <w:div w:id="1493448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3372212">
      <w:bodyDiv w:val="1"/>
      <w:marLeft w:val="0"/>
      <w:marRight w:val="0"/>
      <w:marTop w:val="0"/>
      <w:marBottom w:val="0"/>
      <w:divBdr>
        <w:top w:val="none" w:sz="0" w:space="0" w:color="auto"/>
        <w:left w:val="none" w:sz="0" w:space="0" w:color="auto"/>
        <w:bottom w:val="none" w:sz="0" w:space="0" w:color="auto"/>
        <w:right w:val="none" w:sz="0" w:space="0" w:color="auto"/>
      </w:divBdr>
      <w:divsChild>
        <w:div w:id="916476574">
          <w:marLeft w:val="0"/>
          <w:marRight w:val="0"/>
          <w:marTop w:val="0"/>
          <w:marBottom w:val="0"/>
          <w:divBdr>
            <w:top w:val="none" w:sz="0" w:space="0" w:color="auto"/>
            <w:left w:val="none" w:sz="0" w:space="0" w:color="auto"/>
            <w:bottom w:val="none" w:sz="0" w:space="0" w:color="auto"/>
            <w:right w:val="none" w:sz="0" w:space="0" w:color="auto"/>
          </w:divBdr>
          <w:divsChild>
            <w:div w:id="1374961376">
              <w:marLeft w:val="0"/>
              <w:marRight w:val="0"/>
              <w:marTop w:val="0"/>
              <w:marBottom w:val="0"/>
              <w:divBdr>
                <w:top w:val="none" w:sz="0" w:space="0" w:color="auto"/>
                <w:left w:val="none" w:sz="0" w:space="0" w:color="auto"/>
                <w:bottom w:val="none" w:sz="0" w:space="0" w:color="auto"/>
                <w:right w:val="none" w:sz="0" w:space="0" w:color="auto"/>
              </w:divBdr>
              <w:divsChild>
                <w:div w:id="1161779008">
                  <w:marLeft w:val="0"/>
                  <w:marRight w:val="0"/>
                  <w:marTop w:val="0"/>
                  <w:marBottom w:val="0"/>
                  <w:divBdr>
                    <w:top w:val="none" w:sz="0" w:space="0" w:color="auto"/>
                    <w:left w:val="none" w:sz="0" w:space="0" w:color="auto"/>
                    <w:bottom w:val="none" w:sz="0" w:space="0" w:color="auto"/>
                    <w:right w:val="none" w:sz="0" w:space="0" w:color="auto"/>
                  </w:divBdr>
                  <w:divsChild>
                    <w:div w:id="275718178">
                      <w:marLeft w:val="0"/>
                      <w:marRight w:val="0"/>
                      <w:marTop w:val="0"/>
                      <w:marBottom w:val="0"/>
                      <w:divBdr>
                        <w:top w:val="none" w:sz="0" w:space="0" w:color="auto"/>
                        <w:left w:val="none" w:sz="0" w:space="0" w:color="auto"/>
                        <w:bottom w:val="none" w:sz="0" w:space="0" w:color="auto"/>
                        <w:right w:val="none" w:sz="0" w:space="0" w:color="auto"/>
                      </w:divBdr>
                      <w:divsChild>
                        <w:div w:id="1732345762">
                          <w:marLeft w:val="0"/>
                          <w:marRight w:val="0"/>
                          <w:marTop w:val="180"/>
                          <w:marBottom w:val="0"/>
                          <w:divBdr>
                            <w:top w:val="none" w:sz="0" w:space="0" w:color="auto"/>
                            <w:left w:val="none" w:sz="0" w:space="0" w:color="auto"/>
                            <w:bottom w:val="none" w:sz="0" w:space="0" w:color="auto"/>
                            <w:right w:val="none" w:sz="0" w:space="0" w:color="auto"/>
                          </w:divBdr>
                          <w:divsChild>
                            <w:div w:id="220218679">
                              <w:marLeft w:val="0"/>
                              <w:marRight w:val="0"/>
                              <w:marTop w:val="0"/>
                              <w:marBottom w:val="0"/>
                              <w:divBdr>
                                <w:top w:val="none" w:sz="0" w:space="0" w:color="auto"/>
                                <w:left w:val="none" w:sz="0" w:space="0" w:color="auto"/>
                                <w:bottom w:val="none" w:sz="0" w:space="0" w:color="auto"/>
                                <w:right w:val="none" w:sz="0" w:space="0" w:color="auto"/>
                              </w:divBdr>
                              <w:divsChild>
                                <w:div w:id="48235647">
                                  <w:marLeft w:val="0"/>
                                  <w:marRight w:val="0"/>
                                  <w:marTop w:val="0"/>
                                  <w:marBottom w:val="0"/>
                                  <w:divBdr>
                                    <w:top w:val="none" w:sz="0" w:space="0" w:color="auto"/>
                                    <w:left w:val="none" w:sz="0" w:space="0" w:color="auto"/>
                                    <w:bottom w:val="none" w:sz="0" w:space="0" w:color="auto"/>
                                    <w:right w:val="none" w:sz="0" w:space="0" w:color="auto"/>
                                  </w:divBdr>
                                  <w:divsChild>
                                    <w:div w:id="1836990502">
                                      <w:marLeft w:val="0"/>
                                      <w:marRight w:val="0"/>
                                      <w:marTop w:val="0"/>
                                      <w:marBottom w:val="0"/>
                                      <w:divBdr>
                                        <w:top w:val="none" w:sz="0" w:space="0" w:color="auto"/>
                                        <w:left w:val="none" w:sz="0" w:space="0" w:color="auto"/>
                                        <w:bottom w:val="none" w:sz="0" w:space="0" w:color="auto"/>
                                        <w:right w:val="none" w:sz="0" w:space="0" w:color="auto"/>
                                      </w:divBdr>
                                      <w:divsChild>
                                        <w:div w:id="563413505">
                                          <w:marLeft w:val="0"/>
                                          <w:marRight w:val="0"/>
                                          <w:marTop w:val="0"/>
                                          <w:marBottom w:val="0"/>
                                          <w:divBdr>
                                            <w:top w:val="none" w:sz="0" w:space="0" w:color="auto"/>
                                            <w:left w:val="none" w:sz="0" w:space="0" w:color="auto"/>
                                            <w:bottom w:val="none" w:sz="0" w:space="0" w:color="auto"/>
                                            <w:right w:val="none" w:sz="0" w:space="0" w:color="auto"/>
                                          </w:divBdr>
                                          <w:divsChild>
                                            <w:div w:id="391344784">
                                              <w:marLeft w:val="0"/>
                                              <w:marRight w:val="0"/>
                                              <w:marTop w:val="0"/>
                                              <w:marBottom w:val="0"/>
                                              <w:divBdr>
                                                <w:top w:val="none" w:sz="0" w:space="0" w:color="auto"/>
                                                <w:left w:val="none" w:sz="0" w:space="0" w:color="auto"/>
                                                <w:bottom w:val="none" w:sz="0" w:space="0" w:color="auto"/>
                                                <w:right w:val="none" w:sz="0" w:space="0" w:color="auto"/>
                                              </w:divBdr>
                                              <w:divsChild>
                                                <w:div w:id="152181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435182">
                                      <w:marLeft w:val="0"/>
                                      <w:marRight w:val="0"/>
                                      <w:marTop w:val="360"/>
                                      <w:marBottom w:val="0"/>
                                      <w:divBdr>
                                        <w:top w:val="none" w:sz="0" w:space="0" w:color="auto"/>
                                        <w:left w:val="none" w:sz="0" w:space="0" w:color="auto"/>
                                        <w:bottom w:val="none" w:sz="0" w:space="0" w:color="auto"/>
                                        <w:right w:val="none" w:sz="0" w:space="0" w:color="auto"/>
                                      </w:divBdr>
                                      <w:divsChild>
                                        <w:div w:id="74713843">
                                          <w:marLeft w:val="0"/>
                                          <w:marRight w:val="0"/>
                                          <w:marTop w:val="0"/>
                                          <w:marBottom w:val="0"/>
                                          <w:divBdr>
                                            <w:top w:val="none" w:sz="0" w:space="0" w:color="auto"/>
                                            <w:left w:val="none" w:sz="0" w:space="0" w:color="auto"/>
                                            <w:bottom w:val="none" w:sz="0" w:space="0" w:color="auto"/>
                                            <w:right w:val="none" w:sz="0" w:space="0" w:color="auto"/>
                                          </w:divBdr>
                                        </w:div>
                                        <w:div w:id="704793718">
                                          <w:marLeft w:val="0"/>
                                          <w:marRight w:val="0"/>
                                          <w:marTop w:val="0"/>
                                          <w:marBottom w:val="0"/>
                                          <w:divBdr>
                                            <w:top w:val="none" w:sz="0" w:space="0" w:color="auto"/>
                                            <w:left w:val="none" w:sz="0" w:space="0" w:color="auto"/>
                                            <w:bottom w:val="none" w:sz="0" w:space="0" w:color="auto"/>
                                            <w:right w:val="none" w:sz="0" w:space="0" w:color="auto"/>
                                          </w:divBdr>
                                        </w:div>
                                        <w:div w:id="156159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9633867">
      <w:bodyDiv w:val="1"/>
      <w:marLeft w:val="0"/>
      <w:marRight w:val="0"/>
      <w:marTop w:val="0"/>
      <w:marBottom w:val="0"/>
      <w:divBdr>
        <w:top w:val="none" w:sz="0" w:space="0" w:color="auto"/>
        <w:left w:val="none" w:sz="0" w:space="0" w:color="auto"/>
        <w:bottom w:val="none" w:sz="0" w:space="0" w:color="auto"/>
        <w:right w:val="none" w:sz="0" w:space="0" w:color="auto"/>
      </w:divBdr>
      <w:divsChild>
        <w:div w:id="1670863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7179281">
      <w:bodyDiv w:val="1"/>
      <w:marLeft w:val="0"/>
      <w:marRight w:val="0"/>
      <w:marTop w:val="0"/>
      <w:marBottom w:val="0"/>
      <w:divBdr>
        <w:top w:val="none" w:sz="0" w:space="0" w:color="auto"/>
        <w:left w:val="none" w:sz="0" w:space="0" w:color="auto"/>
        <w:bottom w:val="none" w:sz="0" w:space="0" w:color="auto"/>
        <w:right w:val="none" w:sz="0" w:space="0" w:color="auto"/>
      </w:divBdr>
      <w:divsChild>
        <w:div w:id="1266770204">
          <w:marLeft w:val="0"/>
          <w:marRight w:val="0"/>
          <w:marTop w:val="0"/>
          <w:marBottom w:val="0"/>
          <w:divBdr>
            <w:top w:val="none" w:sz="0" w:space="0" w:color="auto"/>
            <w:left w:val="none" w:sz="0" w:space="0" w:color="auto"/>
            <w:bottom w:val="none" w:sz="0" w:space="0" w:color="auto"/>
            <w:right w:val="none" w:sz="0" w:space="0" w:color="auto"/>
          </w:divBdr>
          <w:divsChild>
            <w:div w:id="689716997">
              <w:marLeft w:val="0"/>
              <w:marRight w:val="0"/>
              <w:marTop w:val="0"/>
              <w:marBottom w:val="0"/>
              <w:divBdr>
                <w:top w:val="none" w:sz="0" w:space="0" w:color="auto"/>
                <w:left w:val="none" w:sz="0" w:space="0" w:color="auto"/>
                <w:bottom w:val="none" w:sz="0" w:space="0" w:color="auto"/>
                <w:right w:val="none" w:sz="0" w:space="0" w:color="auto"/>
              </w:divBdr>
              <w:divsChild>
                <w:div w:id="569311376">
                  <w:marLeft w:val="0"/>
                  <w:marRight w:val="0"/>
                  <w:marTop w:val="0"/>
                  <w:marBottom w:val="0"/>
                  <w:divBdr>
                    <w:top w:val="none" w:sz="0" w:space="0" w:color="auto"/>
                    <w:left w:val="none" w:sz="0" w:space="0" w:color="auto"/>
                    <w:bottom w:val="none" w:sz="0" w:space="0" w:color="auto"/>
                    <w:right w:val="none" w:sz="0" w:space="0" w:color="auto"/>
                  </w:divBdr>
                  <w:divsChild>
                    <w:div w:id="11298210">
                      <w:marLeft w:val="0"/>
                      <w:marRight w:val="0"/>
                      <w:marTop w:val="0"/>
                      <w:marBottom w:val="0"/>
                      <w:divBdr>
                        <w:top w:val="none" w:sz="0" w:space="0" w:color="auto"/>
                        <w:left w:val="none" w:sz="0" w:space="0" w:color="auto"/>
                        <w:bottom w:val="none" w:sz="0" w:space="0" w:color="auto"/>
                        <w:right w:val="none" w:sz="0" w:space="0" w:color="auto"/>
                      </w:divBdr>
                      <w:divsChild>
                        <w:div w:id="1606770241">
                          <w:marLeft w:val="0"/>
                          <w:marRight w:val="0"/>
                          <w:marTop w:val="180"/>
                          <w:marBottom w:val="0"/>
                          <w:divBdr>
                            <w:top w:val="none" w:sz="0" w:space="0" w:color="auto"/>
                            <w:left w:val="none" w:sz="0" w:space="0" w:color="auto"/>
                            <w:bottom w:val="none" w:sz="0" w:space="0" w:color="auto"/>
                            <w:right w:val="none" w:sz="0" w:space="0" w:color="auto"/>
                          </w:divBdr>
                          <w:divsChild>
                            <w:div w:id="1527328520">
                              <w:marLeft w:val="0"/>
                              <w:marRight w:val="0"/>
                              <w:marTop w:val="0"/>
                              <w:marBottom w:val="0"/>
                              <w:divBdr>
                                <w:top w:val="none" w:sz="0" w:space="0" w:color="auto"/>
                                <w:left w:val="none" w:sz="0" w:space="0" w:color="auto"/>
                                <w:bottom w:val="none" w:sz="0" w:space="0" w:color="auto"/>
                                <w:right w:val="none" w:sz="0" w:space="0" w:color="auto"/>
                              </w:divBdr>
                              <w:divsChild>
                                <w:div w:id="1618637984">
                                  <w:marLeft w:val="0"/>
                                  <w:marRight w:val="0"/>
                                  <w:marTop w:val="0"/>
                                  <w:marBottom w:val="0"/>
                                  <w:divBdr>
                                    <w:top w:val="none" w:sz="0" w:space="0" w:color="auto"/>
                                    <w:left w:val="none" w:sz="0" w:space="0" w:color="auto"/>
                                    <w:bottom w:val="none" w:sz="0" w:space="0" w:color="auto"/>
                                    <w:right w:val="none" w:sz="0" w:space="0" w:color="auto"/>
                                  </w:divBdr>
                                  <w:divsChild>
                                    <w:div w:id="1757747510">
                                      <w:marLeft w:val="0"/>
                                      <w:marRight w:val="0"/>
                                      <w:marTop w:val="0"/>
                                      <w:marBottom w:val="0"/>
                                      <w:divBdr>
                                        <w:top w:val="none" w:sz="0" w:space="0" w:color="auto"/>
                                        <w:left w:val="none" w:sz="0" w:space="0" w:color="auto"/>
                                        <w:bottom w:val="none" w:sz="0" w:space="0" w:color="auto"/>
                                        <w:right w:val="none" w:sz="0" w:space="0" w:color="auto"/>
                                      </w:divBdr>
                                      <w:divsChild>
                                        <w:div w:id="798914421">
                                          <w:marLeft w:val="0"/>
                                          <w:marRight w:val="0"/>
                                          <w:marTop w:val="0"/>
                                          <w:marBottom w:val="0"/>
                                          <w:divBdr>
                                            <w:top w:val="none" w:sz="0" w:space="0" w:color="auto"/>
                                            <w:left w:val="none" w:sz="0" w:space="0" w:color="auto"/>
                                            <w:bottom w:val="none" w:sz="0" w:space="0" w:color="auto"/>
                                            <w:right w:val="none" w:sz="0" w:space="0" w:color="auto"/>
                                          </w:divBdr>
                                          <w:divsChild>
                                            <w:div w:id="1401320521">
                                              <w:marLeft w:val="0"/>
                                              <w:marRight w:val="0"/>
                                              <w:marTop w:val="0"/>
                                              <w:marBottom w:val="0"/>
                                              <w:divBdr>
                                                <w:top w:val="none" w:sz="0" w:space="0" w:color="auto"/>
                                                <w:left w:val="none" w:sz="0" w:space="0" w:color="auto"/>
                                                <w:bottom w:val="none" w:sz="0" w:space="0" w:color="auto"/>
                                                <w:right w:val="none" w:sz="0" w:space="0" w:color="auto"/>
                                              </w:divBdr>
                                              <w:divsChild>
                                                <w:div w:id="175678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01864">
                                      <w:marLeft w:val="0"/>
                                      <w:marRight w:val="0"/>
                                      <w:marTop w:val="360"/>
                                      <w:marBottom w:val="0"/>
                                      <w:divBdr>
                                        <w:top w:val="none" w:sz="0" w:space="0" w:color="auto"/>
                                        <w:left w:val="none" w:sz="0" w:space="0" w:color="auto"/>
                                        <w:bottom w:val="none" w:sz="0" w:space="0" w:color="auto"/>
                                        <w:right w:val="none" w:sz="0" w:space="0" w:color="auto"/>
                                      </w:divBdr>
                                      <w:divsChild>
                                        <w:div w:id="1250235820">
                                          <w:marLeft w:val="0"/>
                                          <w:marRight w:val="0"/>
                                          <w:marTop w:val="0"/>
                                          <w:marBottom w:val="0"/>
                                          <w:divBdr>
                                            <w:top w:val="none" w:sz="0" w:space="0" w:color="auto"/>
                                            <w:left w:val="none" w:sz="0" w:space="0" w:color="auto"/>
                                            <w:bottom w:val="none" w:sz="0" w:space="0" w:color="auto"/>
                                            <w:right w:val="none" w:sz="0" w:space="0" w:color="auto"/>
                                          </w:divBdr>
                                        </w:div>
                                        <w:div w:id="1776822388">
                                          <w:marLeft w:val="0"/>
                                          <w:marRight w:val="0"/>
                                          <w:marTop w:val="0"/>
                                          <w:marBottom w:val="0"/>
                                          <w:divBdr>
                                            <w:top w:val="none" w:sz="0" w:space="0" w:color="auto"/>
                                            <w:left w:val="none" w:sz="0" w:space="0" w:color="auto"/>
                                            <w:bottom w:val="none" w:sz="0" w:space="0" w:color="auto"/>
                                            <w:right w:val="none" w:sz="0" w:space="0" w:color="auto"/>
                                          </w:divBdr>
                                        </w:div>
                                        <w:div w:id="20821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8646623">
      <w:bodyDiv w:val="1"/>
      <w:marLeft w:val="0"/>
      <w:marRight w:val="0"/>
      <w:marTop w:val="0"/>
      <w:marBottom w:val="0"/>
      <w:divBdr>
        <w:top w:val="none" w:sz="0" w:space="0" w:color="auto"/>
        <w:left w:val="none" w:sz="0" w:space="0" w:color="auto"/>
        <w:bottom w:val="none" w:sz="0" w:space="0" w:color="auto"/>
        <w:right w:val="none" w:sz="0" w:space="0" w:color="auto"/>
      </w:divBdr>
      <w:divsChild>
        <w:div w:id="414520327">
          <w:marLeft w:val="0"/>
          <w:marRight w:val="0"/>
          <w:marTop w:val="0"/>
          <w:marBottom w:val="0"/>
          <w:divBdr>
            <w:top w:val="none" w:sz="0" w:space="0" w:color="auto"/>
            <w:left w:val="none" w:sz="0" w:space="0" w:color="auto"/>
            <w:bottom w:val="none" w:sz="0" w:space="0" w:color="auto"/>
            <w:right w:val="none" w:sz="0" w:space="0" w:color="auto"/>
          </w:divBdr>
        </w:div>
        <w:div w:id="1633749053">
          <w:marLeft w:val="0"/>
          <w:marRight w:val="0"/>
          <w:marTop w:val="0"/>
          <w:marBottom w:val="0"/>
          <w:divBdr>
            <w:top w:val="none" w:sz="0" w:space="0" w:color="auto"/>
            <w:left w:val="none" w:sz="0" w:space="0" w:color="auto"/>
            <w:bottom w:val="none" w:sz="0" w:space="0" w:color="auto"/>
            <w:right w:val="none" w:sz="0" w:space="0" w:color="auto"/>
          </w:divBdr>
        </w:div>
        <w:div w:id="1717392046">
          <w:marLeft w:val="0"/>
          <w:marRight w:val="0"/>
          <w:marTop w:val="0"/>
          <w:marBottom w:val="0"/>
          <w:divBdr>
            <w:top w:val="none" w:sz="0" w:space="0" w:color="auto"/>
            <w:left w:val="none" w:sz="0" w:space="0" w:color="auto"/>
            <w:bottom w:val="none" w:sz="0" w:space="0" w:color="auto"/>
            <w:right w:val="none" w:sz="0" w:space="0" w:color="auto"/>
          </w:divBdr>
        </w:div>
        <w:div w:id="2013214298">
          <w:marLeft w:val="0"/>
          <w:marRight w:val="0"/>
          <w:marTop w:val="0"/>
          <w:marBottom w:val="0"/>
          <w:divBdr>
            <w:top w:val="none" w:sz="0" w:space="0" w:color="auto"/>
            <w:left w:val="none" w:sz="0" w:space="0" w:color="auto"/>
            <w:bottom w:val="none" w:sz="0" w:space="0" w:color="auto"/>
            <w:right w:val="none" w:sz="0" w:space="0" w:color="auto"/>
          </w:divBdr>
        </w:div>
      </w:divsChild>
    </w:div>
    <w:div w:id="730692831">
      <w:bodyDiv w:val="1"/>
      <w:marLeft w:val="0"/>
      <w:marRight w:val="0"/>
      <w:marTop w:val="0"/>
      <w:marBottom w:val="0"/>
      <w:divBdr>
        <w:top w:val="none" w:sz="0" w:space="0" w:color="auto"/>
        <w:left w:val="none" w:sz="0" w:space="0" w:color="auto"/>
        <w:bottom w:val="none" w:sz="0" w:space="0" w:color="auto"/>
        <w:right w:val="none" w:sz="0" w:space="0" w:color="auto"/>
      </w:divBdr>
      <w:divsChild>
        <w:div w:id="146938596">
          <w:marLeft w:val="0"/>
          <w:marRight w:val="0"/>
          <w:marTop w:val="0"/>
          <w:marBottom w:val="0"/>
          <w:divBdr>
            <w:top w:val="none" w:sz="0" w:space="0" w:color="auto"/>
            <w:left w:val="none" w:sz="0" w:space="0" w:color="auto"/>
            <w:bottom w:val="none" w:sz="0" w:space="0" w:color="auto"/>
            <w:right w:val="none" w:sz="0" w:space="0" w:color="auto"/>
          </w:divBdr>
        </w:div>
      </w:divsChild>
    </w:div>
    <w:div w:id="750588734">
      <w:bodyDiv w:val="1"/>
      <w:marLeft w:val="0"/>
      <w:marRight w:val="0"/>
      <w:marTop w:val="0"/>
      <w:marBottom w:val="0"/>
      <w:divBdr>
        <w:top w:val="none" w:sz="0" w:space="0" w:color="auto"/>
        <w:left w:val="none" w:sz="0" w:space="0" w:color="auto"/>
        <w:bottom w:val="none" w:sz="0" w:space="0" w:color="auto"/>
        <w:right w:val="none" w:sz="0" w:space="0" w:color="auto"/>
      </w:divBdr>
      <w:divsChild>
        <w:div w:id="1290089757">
          <w:marLeft w:val="0"/>
          <w:marRight w:val="0"/>
          <w:marTop w:val="0"/>
          <w:marBottom w:val="0"/>
          <w:divBdr>
            <w:top w:val="none" w:sz="0" w:space="0" w:color="auto"/>
            <w:left w:val="none" w:sz="0" w:space="0" w:color="auto"/>
            <w:bottom w:val="none" w:sz="0" w:space="0" w:color="auto"/>
            <w:right w:val="none" w:sz="0" w:space="0" w:color="auto"/>
          </w:divBdr>
        </w:div>
      </w:divsChild>
    </w:div>
    <w:div w:id="931012583">
      <w:bodyDiv w:val="1"/>
      <w:marLeft w:val="0"/>
      <w:marRight w:val="0"/>
      <w:marTop w:val="0"/>
      <w:marBottom w:val="0"/>
      <w:divBdr>
        <w:top w:val="none" w:sz="0" w:space="0" w:color="auto"/>
        <w:left w:val="none" w:sz="0" w:space="0" w:color="auto"/>
        <w:bottom w:val="none" w:sz="0" w:space="0" w:color="auto"/>
        <w:right w:val="none" w:sz="0" w:space="0" w:color="auto"/>
      </w:divBdr>
    </w:div>
    <w:div w:id="934675839">
      <w:bodyDiv w:val="1"/>
      <w:marLeft w:val="0"/>
      <w:marRight w:val="0"/>
      <w:marTop w:val="0"/>
      <w:marBottom w:val="0"/>
      <w:divBdr>
        <w:top w:val="none" w:sz="0" w:space="0" w:color="auto"/>
        <w:left w:val="none" w:sz="0" w:space="0" w:color="auto"/>
        <w:bottom w:val="none" w:sz="0" w:space="0" w:color="auto"/>
        <w:right w:val="none" w:sz="0" w:space="0" w:color="auto"/>
      </w:divBdr>
      <w:divsChild>
        <w:div w:id="391735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3923044">
      <w:bodyDiv w:val="1"/>
      <w:marLeft w:val="0"/>
      <w:marRight w:val="0"/>
      <w:marTop w:val="0"/>
      <w:marBottom w:val="0"/>
      <w:divBdr>
        <w:top w:val="none" w:sz="0" w:space="0" w:color="auto"/>
        <w:left w:val="none" w:sz="0" w:space="0" w:color="auto"/>
        <w:bottom w:val="none" w:sz="0" w:space="0" w:color="auto"/>
        <w:right w:val="none" w:sz="0" w:space="0" w:color="auto"/>
      </w:divBdr>
      <w:divsChild>
        <w:div w:id="400908733">
          <w:marLeft w:val="0"/>
          <w:marRight w:val="0"/>
          <w:marTop w:val="0"/>
          <w:marBottom w:val="0"/>
          <w:divBdr>
            <w:top w:val="none" w:sz="0" w:space="0" w:color="auto"/>
            <w:left w:val="none" w:sz="0" w:space="0" w:color="auto"/>
            <w:bottom w:val="none" w:sz="0" w:space="0" w:color="auto"/>
            <w:right w:val="none" w:sz="0" w:space="0" w:color="auto"/>
          </w:divBdr>
          <w:divsChild>
            <w:div w:id="501117527">
              <w:marLeft w:val="0"/>
              <w:marRight w:val="0"/>
              <w:marTop w:val="0"/>
              <w:marBottom w:val="0"/>
              <w:divBdr>
                <w:top w:val="none" w:sz="0" w:space="0" w:color="auto"/>
                <w:left w:val="none" w:sz="0" w:space="0" w:color="auto"/>
                <w:bottom w:val="none" w:sz="0" w:space="0" w:color="auto"/>
                <w:right w:val="none" w:sz="0" w:space="0" w:color="auto"/>
              </w:divBdr>
              <w:divsChild>
                <w:div w:id="1025210220">
                  <w:marLeft w:val="0"/>
                  <w:marRight w:val="0"/>
                  <w:marTop w:val="0"/>
                  <w:marBottom w:val="0"/>
                  <w:divBdr>
                    <w:top w:val="none" w:sz="0" w:space="0" w:color="auto"/>
                    <w:left w:val="none" w:sz="0" w:space="0" w:color="auto"/>
                    <w:bottom w:val="none" w:sz="0" w:space="0" w:color="auto"/>
                    <w:right w:val="none" w:sz="0" w:space="0" w:color="auto"/>
                  </w:divBdr>
                  <w:divsChild>
                    <w:div w:id="2044016866">
                      <w:marLeft w:val="0"/>
                      <w:marRight w:val="0"/>
                      <w:marTop w:val="0"/>
                      <w:marBottom w:val="0"/>
                      <w:divBdr>
                        <w:top w:val="none" w:sz="0" w:space="0" w:color="auto"/>
                        <w:left w:val="none" w:sz="0" w:space="0" w:color="auto"/>
                        <w:bottom w:val="none" w:sz="0" w:space="0" w:color="auto"/>
                        <w:right w:val="none" w:sz="0" w:space="0" w:color="auto"/>
                      </w:divBdr>
                      <w:divsChild>
                        <w:div w:id="622420411">
                          <w:marLeft w:val="0"/>
                          <w:marRight w:val="0"/>
                          <w:marTop w:val="180"/>
                          <w:marBottom w:val="0"/>
                          <w:divBdr>
                            <w:top w:val="none" w:sz="0" w:space="0" w:color="auto"/>
                            <w:left w:val="none" w:sz="0" w:space="0" w:color="auto"/>
                            <w:bottom w:val="none" w:sz="0" w:space="0" w:color="auto"/>
                            <w:right w:val="none" w:sz="0" w:space="0" w:color="auto"/>
                          </w:divBdr>
                          <w:divsChild>
                            <w:div w:id="1876116516">
                              <w:marLeft w:val="0"/>
                              <w:marRight w:val="0"/>
                              <w:marTop w:val="0"/>
                              <w:marBottom w:val="0"/>
                              <w:divBdr>
                                <w:top w:val="none" w:sz="0" w:space="0" w:color="auto"/>
                                <w:left w:val="none" w:sz="0" w:space="0" w:color="auto"/>
                                <w:bottom w:val="none" w:sz="0" w:space="0" w:color="auto"/>
                                <w:right w:val="none" w:sz="0" w:space="0" w:color="auto"/>
                              </w:divBdr>
                              <w:divsChild>
                                <w:div w:id="1490756393">
                                  <w:marLeft w:val="0"/>
                                  <w:marRight w:val="0"/>
                                  <w:marTop w:val="0"/>
                                  <w:marBottom w:val="0"/>
                                  <w:divBdr>
                                    <w:top w:val="none" w:sz="0" w:space="0" w:color="auto"/>
                                    <w:left w:val="none" w:sz="0" w:space="0" w:color="auto"/>
                                    <w:bottom w:val="none" w:sz="0" w:space="0" w:color="auto"/>
                                    <w:right w:val="none" w:sz="0" w:space="0" w:color="auto"/>
                                  </w:divBdr>
                                  <w:divsChild>
                                    <w:div w:id="312494489">
                                      <w:marLeft w:val="0"/>
                                      <w:marRight w:val="0"/>
                                      <w:marTop w:val="0"/>
                                      <w:marBottom w:val="0"/>
                                      <w:divBdr>
                                        <w:top w:val="none" w:sz="0" w:space="0" w:color="auto"/>
                                        <w:left w:val="none" w:sz="0" w:space="0" w:color="auto"/>
                                        <w:bottom w:val="none" w:sz="0" w:space="0" w:color="auto"/>
                                        <w:right w:val="none" w:sz="0" w:space="0" w:color="auto"/>
                                      </w:divBdr>
                                      <w:divsChild>
                                        <w:div w:id="260380090">
                                          <w:marLeft w:val="0"/>
                                          <w:marRight w:val="0"/>
                                          <w:marTop w:val="0"/>
                                          <w:marBottom w:val="0"/>
                                          <w:divBdr>
                                            <w:top w:val="none" w:sz="0" w:space="0" w:color="auto"/>
                                            <w:left w:val="none" w:sz="0" w:space="0" w:color="auto"/>
                                            <w:bottom w:val="none" w:sz="0" w:space="0" w:color="auto"/>
                                            <w:right w:val="none" w:sz="0" w:space="0" w:color="auto"/>
                                          </w:divBdr>
                                          <w:divsChild>
                                            <w:div w:id="972978522">
                                              <w:marLeft w:val="0"/>
                                              <w:marRight w:val="0"/>
                                              <w:marTop w:val="0"/>
                                              <w:marBottom w:val="0"/>
                                              <w:divBdr>
                                                <w:top w:val="none" w:sz="0" w:space="0" w:color="auto"/>
                                                <w:left w:val="none" w:sz="0" w:space="0" w:color="auto"/>
                                                <w:bottom w:val="none" w:sz="0" w:space="0" w:color="auto"/>
                                                <w:right w:val="none" w:sz="0" w:space="0" w:color="auto"/>
                                              </w:divBdr>
                                              <w:divsChild>
                                                <w:div w:id="4508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170431">
                                      <w:marLeft w:val="0"/>
                                      <w:marRight w:val="0"/>
                                      <w:marTop w:val="360"/>
                                      <w:marBottom w:val="0"/>
                                      <w:divBdr>
                                        <w:top w:val="none" w:sz="0" w:space="0" w:color="auto"/>
                                        <w:left w:val="none" w:sz="0" w:space="0" w:color="auto"/>
                                        <w:bottom w:val="none" w:sz="0" w:space="0" w:color="auto"/>
                                        <w:right w:val="none" w:sz="0" w:space="0" w:color="auto"/>
                                      </w:divBdr>
                                      <w:divsChild>
                                        <w:div w:id="580405787">
                                          <w:marLeft w:val="0"/>
                                          <w:marRight w:val="0"/>
                                          <w:marTop w:val="0"/>
                                          <w:marBottom w:val="0"/>
                                          <w:divBdr>
                                            <w:top w:val="none" w:sz="0" w:space="0" w:color="auto"/>
                                            <w:left w:val="none" w:sz="0" w:space="0" w:color="auto"/>
                                            <w:bottom w:val="none" w:sz="0" w:space="0" w:color="auto"/>
                                            <w:right w:val="none" w:sz="0" w:space="0" w:color="auto"/>
                                          </w:divBdr>
                                        </w:div>
                                        <w:div w:id="100036726">
                                          <w:marLeft w:val="0"/>
                                          <w:marRight w:val="0"/>
                                          <w:marTop w:val="0"/>
                                          <w:marBottom w:val="0"/>
                                          <w:divBdr>
                                            <w:top w:val="none" w:sz="0" w:space="0" w:color="auto"/>
                                            <w:left w:val="none" w:sz="0" w:space="0" w:color="auto"/>
                                            <w:bottom w:val="none" w:sz="0" w:space="0" w:color="auto"/>
                                            <w:right w:val="none" w:sz="0" w:space="0" w:color="auto"/>
                                          </w:divBdr>
                                        </w:div>
                                        <w:div w:id="199375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6447965">
      <w:bodyDiv w:val="1"/>
      <w:marLeft w:val="0"/>
      <w:marRight w:val="0"/>
      <w:marTop w:val="0"/>
      <w:marBottom w:val="0"/>
      <w:divBdr>
        <w:top w:val="none" w:sz="0" w:space="0" w:color="auto"/>
        <w:left w:val="none" w:sz="0" w:space="0" w:color="auto"/>
        <w:bottom w:val="none" w:sz="0" w:space="0" w:color="auto"/>
        <w:right w:val="none" w:sz="0" w:space="0" w:color="auto"/>
      </w:divBdr>
    </w:div>
    <w:div w:id="1106382862">
      <w:bodyDiv w:val="1"/>
      <w:marLeft w:val="0"/>
      <w:marRight w:val="0"/>
      <w:marTop w:val="0"/>
      <w:marBottom w:val="0"/>
      <w:divBdr>
        <w:top w:val="none" w:sz="0" w:space="0" w:color="auto"/>
        <w:left w:val="none" w:sz="0" w:space="0" w:color="auto"/>
        <w:bottom w:val="none" w:sz="0" w:space="0" w:color="auto"/>
        <w:right w:val="none" w:sz="0" w:space="0" w:color="auto"/>
      </w:divBdr>
      <w:divsChild>
        <w:div w:id="338969303">
          <w:marLeft w:val="0"/>
          <w:marRight w:val="0"/>
          <w:marTop w:val="0"/>
          <w:marBottom w:val="0"/>
          <w:divBdr>
            <w:top w:val="none" w:sz="0" w:space="0" w:color="auto"/>
            <w:left w:val="none" w:sz="0" w:space="0" w:color="auto"/>
            <w:bottom w:val="none" w:sz="0" w:space="0" w:color="auto"/>
            <w:right w:val="none" w:sz="0" w:space="0" w:color="auto"/>
          </w:divBdr>
          <w:divsChild>
            <w:div w:id="1838034220">
              <w:marLeft w:val="0"/>
              <w:marRight w:val="0"/>
              <w:marTop w:val="0"/>
              <w:marBottom w:val="0"/>
              <w:divBdr>
                <w:top w:val="none" w:sz="0" w:space="0" w:color="auto"/>
                <w:left w:val="none" w:sz="0" w:space="0" w:color="auto"/>
                <w:bottom w:val="none" w:sz="0" w:space="0" w:color="auto"/>
                <w:right w:val="none" w:sz="0" w:space="0" w:color="auto"/>
              </w:divBdr>
              <w:divsChild>
                <w:div w:id="558440083">
                  <w:marLeft w:val="0"/>
                  <w:marRight w:val="0"/>
                  <w:marTop w:val="0"/>
                  <w:marBottom w:val="0"/>
                  <w:divBdr>
                    <w:top w:val="none" w:sz="0" w:space="0" w:color="auto"/>
                    <w:left w:val="none" w:sz="0" w:space="0" w:color="auto"/>
                    <w:bottom w:val="none" w:sz="0" w:space="0" w:color="auto"/>
                    <w:right w:val="none" w:sz="0" w:space="0" w:color="auto"/>
                  </w:divBdr>
                  <w:divsChild>
                    <w:div w:id="117144028">
                      <w:marLeft w:val="0"/>
                      <w:marRight w:val="0"/>
                      <w:marTop w:val="0"/>
                      <w:marBottom w:val="0"/>
                      <w:divBdr>
                        <w:top w:val="none" w:sz="0" w:space="0" w:color="auto"/>
                        <w:left w:val="none" w:sz="0" w:space="0" w:color="auto"/>
                        <w:bottom w:val="none" w:sz="0" w:space="0" w:color="auto"/>
                        <w:right w:val="none" w:sz="0" w:space="0" w:color="auto"/>
                      </w:divBdr>
                      <w:divsChild>
                        <w:div w:id="474958650">
                          <w:marLeft w:val="0"/>
                          <w:marRight w:val="0"/>
                          <w:marTop w:val="180"/>
                          <w:marBottom w:val="0"/>
                          <w:divBdr>
                            <w:top w:val="none" w:sz="0" w:space="0" w:color="auto"/>
                            <w:left w:val="none" w:sz="0" w:space="0" w:color="auto"/>
                            <w:bottom w:val="none" w:sz="0" w:space="0" w:color="auto"/>
                            <w:right w:val="none" w:sz="0" w:space="0" w:color="auto"/>
                          </w:divBdr>
                          <w:divsChild>
                            <w:div w:id="352999904">
                              <w:marLeft w:val="0"/>
                              <w:marRight w:val="0"/>
                              <w:marTop w:val="0"/>
                              <w:marBottom w:val="0"/>
                              <w:divBdr>
                                <w:top w:val="none" w:sz="0" w:space="0" w:color="auto"/>
                                <w:left w:val="none" w:sz="0" w:space="0" w:color="auto"/>
                                <w:bottom w:val="none" w:sz="0" w:space="0" w:color="auto"/>
                                <w:right w:val="none" w:sz="0" w:space="0" w:color="auto"/>
                              </w:divBdr>
                              <w:divsChild>
                                <w:div w:id="1516505783">
                                  <w:marLeft w:val="0"/>
                                  <w:marRight w:val="0"/>
                                  <w:marTop w:val="0"/>
                                  <w:marBottom w:val="0"/>
                                  <w:divBdr>
                                    <w:top w:val="none" w:sz="0" w:space="0" w:color="auto"/>
                                    <w:left w:val="none" w:sz="0" w:space="0" w:color="auto"/>
                                    <w:bottom w:val="none" w:sz="0" w:space="0" w:color="auto"/>
                                    <w:right w:val="none" w:sz="0" w:space="0" w:color="auto"/>
                                  </w:divBdr>
                                  <w:divsChild>
                                    <w:div w:id="335570911">
                                      <w:marLeft w:val="0"/>
                                      <w:marRight w:val="0"/>
                                      <w:marTop w:val="0"/>
                                      <w:marBottom w:val="0"/>
                                      <w:divBdr>
                                        <w:top w:val="none" w:sz="0" w:space="0" w:color="auto"/>
                                        <w:left w:val="none" w:sz="0" w:space="0" w:color="auto"/>
                                        <w:bottom w:val="none" w:sz="0" w:space="0" w:color="auto"/>
                                        <w:right w:val="none" w:sz="0" w:space="0" w:color="auto"/>
                                      </w:divBdr>
                                      <w:divsChild>
                                        <w:div w:id="1011417475">
                                          <w:marLeft w:val="0"/>
                                          <w:marRight w:val="0"/>
                                          <w:marTop w:val="0"/>
                                          <w:marBottom w:val="0"/>
                                          <w:divBdr>
                                            <w:top w:val="none" w:sz="0" w:space="0" w:color="auto"/>
                                            <w:left w:val="none" w:sz="0" w:space="0" w:color="auto"/>
                                            <w:bottom w:val="none" w:sz="0" w:space="0" w:color="auto"/>
                                            <w:right w:val="none" w:sz="0" w:space="0" w:color="auto"/>
                                          </w:divBdr>
                                          <w:divsChild>
                                            <w:div w:id="1284770561">
                                              <w:marLeft w:val="0"/>
                                              <w:marRight w:val="0"/>
                                              <w:marTop w:val="0"/>
                                              <w:marBottom w:val="0"/>
                                              <w:divBdr>
                                                <w:top w:val="none" w:sz="0" w:space="0" w:color="auto"/>
                                                <w:left w:val="none" w:sz="0" w:space="0" w:color="auto"/>
                                                <w:bottom w:val="none" w:sz="0" w:space="0" w:color="auto"/>
                                                <w:right w:val="none" w:sz="0" w:space="0" w:color="auto"/>
                                              </w:divBdr>
                                              <w:divsChild>
                                                <w:div w:id="187827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453467">
                                      <w:marLeft w:val="0"/>
                                      <w:marRight w:val="0"/>
                                      <w:marTop w:val="360"/>
                                      <w:marBottom w:val="0"/>
                                      <w:divBdr>
                                        <w:top w:val="none" w:sz="0" w:space="0" w:color="auto"/>
                                        <w:left w:val="none" w:sz="0" w:space="0" w:color="auto"/>
                                        <w:bottom w:val="none" w:sz="0" w:space="0" w:color="auto"/>
                                        <w:right w:val="none" w:sz="0" w:space="0" w:color="auto"/>
                                      </w:divBdr>
                                      <w:divsChild>
                                        <w:div w:id="1931115763">
                                          <w:marLeft w:val="0"/>
                                          <w:marRight w:val="0"/>
                                          <w:marTop w:val="0"/>
                                          <w:marBottom w:val="0"/>
                                          <w:divBdr>
                                            <w:top w:val="none" w:sz="0" w:space="0" w:color="auto"/>
                                            <w:left w:val="none" w:sz="0" w:space="0" w:color="auto"/>
                                            <w:bottom w:val="none" w:sz="0" w:space="0" w:color="auto"/>
                                            <w:right w:val="none" w:sz="0" w:space="0" w:color="auto"/>
                                          </w:divBdr>
                                        </w:div>
                                        <w:div w:id="806168427">
                                          <w:marLeft w:val="0"/>
                                          <w:marRight w:val="0"/>
                                          <w:marTop w:val="0"/>
                                          <w:marBottom w:val="0"/>
                                          <w:divBdr>
                                            <w:top w:val="none" w:sz="0" w:space="0" w:color="auto"/>
                                            <w:left w:val="none" w:sz="0" w:space="0" w:color="auto"/>
                                            <w:bottom w:val="none" w:sz="0" w:space="0" w:color="auto"/>
                                            <w:right w:val="none" w:sz="0" w:space="0" w:color="auto"/>
                                          </w:divBdr>
                                        </w:div>
                                        <w:div w:id="15083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456581">
      <w:bodyDiv w:val="1"/>
      <w:marLeft w:val="0"/>
      <w:marRight w:val="0"/>
      <w:marTop w:val="0"/>
      <w:marBottom w:val="0"/>
      <w:divBdr>
        <w:top w:val="none" w:sz="0" w:space="0" w:color="auto"/>
        <w:left w:val="none" w:sz="0" w:space="0" w:color="auto"/>
        <w:bottom w:val="none" w:sz="0" w:space="0" w:color="auto"/>
        <w:right w:val="none" w:sz="0" w:space="0" w:color="auto"/>
      </w:divBdr>
    </w:div>
    <w:div w:id="1230917749">
      <w:bodyDiv w:val="1"/>
      <w:marLeft w:val="0"/>
      <w:marRight w:val="0"/>
      <w:marTop w:val="0"/>
      <w:marBottom w:val="0"/>
      <w:divBdr>
        <w:top w:val="none" w:sz="0" w:space="0" w:color="auto"/>
        <w:left w:val="none" w:sz="0" w:space="0" w:color="auto"/>
        <w:bottom w:val="none" w:sz="0" w:space="0" w:color="auto"/>
        <w:right w:val="none" w:sz="0" w:space="0" w:color="auto"/>
      </w:divBdr>
      <w:divsChild>
        <w:div w:id="727992652">
          <w:marLeft w:val="0"/>
          <w:marRight w:val="0"/>
          <w:marTop w:val="0"/>
          <w:marBottom w:val="0"/>
          <w:divBdr>
            <w:top w:val="none" w:sz="0" w:space="0" w:color="auto"/>
            <w:left w:val="none" w:sz="0" w:space="0" w:color="auto"/>
            <w:bottom w:val="none" w:sz="0" w:space="0" w:color="auto"/>
            <w:right w:val="none" w:sz="0" w:space="0" w:color="auto"/>
          </w:divBdr>
          <w:divsChild>
            <w:div w:id="1175608614">
              <w:marLeft w:val="0"/>
              <w:marRight w:val="0"/>
              <w:marTop w:val="0"/>
              <w:marBottom w:val="0"/>
              <w:divBdr>
                <w:top w:val="none" w:sz="0" w:space="0" w:color="auto"/>
                <w:left w:val="none" w:sz="0" w:space="0" w:color="auto"/>
                <w:bottom w:val="none" w:sz="0" w:space="0" w:color="auto"/>
                <w:right w:val="none" w:sz="0" w:space="0" w:color="auto"/>
              </w:divBdr>
              <w:divsChild>
                <w:div w:id="1276208450">
                  <w:marLeft w:val="0"/>
                  <w:marRight w:val="0"/>
                  <w:marTop w:val="0"/>
                  <w:marBottom w:val="0"/>
                  <w:divBdr>
                    <w:top w:val="none" w:sz="0" w:space="0" w:color="auto"/>
                    <w:left w:val="none" w:sz="0" w:space="0" w:color="auto"/>
                    <w:bottom w:val="none" w:sz="0" w:space="0" w:color="auto"/>
                    <w:right w:val="none" w:sz="0" w:space="0" w:color="auto"/>
                  </w:divBdr>
                  <w:divsChild>
                    <w:div w:id="16204923">
                      <w:marLeft w:val="0"/>
                      <w:marRight w:val="0"/>
                      <w:marTop w:val="0"/>
                      <w:marBottom w:val="0"/>
                      <w:divBdr>
                        <w:top w:val="none" w:sz="0" w:space="0" w:color="auto"/>
                        <w:left w:val="none" w:sz="0" w:space="0" w:color="auto"/>
                        <w:bottom w:val="none" w:sz="0" w:space="0" w:color="auto"/>
                        <w:right w:val="none" w:sz="0" w:space="0" w:color="auto"/>
                      </w:divBdr>
                      <w:divsChild>
                        <w:div w:id="829829864">
                          <w:marLeft w:val="0"/>
                          <w:marRight w:val="0"/>
                          <w:marTop w:val="180"/>
                          <w:marBottom w:val="0"/>
                          <w:divBdr>
                            <w:top w:val="none" w:sz="0" w:space="0" w:color="auto"/>
                            <w:left w:val="none" w:sz="0" w:space="0" w:color="auto"/>
                            <w:bottom w:val="none" w:sz="0" w:space="0" w:color="auto"/>
                            <w:right w:val="none" w:sz="0" w:space="0" w:color="auto"/>
                          </w:divBdr>
                          <w:divsChild>
                            <w:div w:id="1144618821">
                              <w:marLeft w:val="0"/>
                              <w:marRight w:val="0"/>
                              <w:marTop w:val="0"/>
                              <w:marBottom w:val="0"/>
                              <w:divBdr>
                                <w:top w:val="none" w:sz="0" w:space="0" w:color="auto"/>
                                <w:left w:val="none" w:sz="0" w:space="0" w:color="auto"/>
                                <w:bottom w:val="none" w:sz="0" w:space="0" w:color="auto"/>
                                <w:right w:val="none" w:sz="0" w:space="0" w:color="auto"/>
                              </w:divBdr>
                              <w:divsChild>
                                <w:div w:id="1648626811">
                                  <w:marLeft w:val="0"/>
                                  <w:marRight w:val="0"/>
                                  <w:marTop w:val="0"/>
                                  <w:marBottom w:val="0"/>
                                  <w:divBdr>
                                    <w:top w:val="none" w:sz="0" w:space="0" w:color="auto"/>
                                    <w:left w:val="none" w:sz="0" w:space="0" w:color="auto"/>
                                    <w:bottom w:val="none" w:sz="0" w:space="0" w:color="auto"/>
                                    <w:right w:val="none" w:sz="0" w:space="0" w:color="auto"/>
                                  </w:divBdr>
                                  <w:divsChild>
                                    <w:div w:id="1026566912">
                                      <w:marLeft w:val="0"/>
                                      <w:marRight w:val="0"/>
                                      <w:marTop w:val="0"/>
                                      <w:marBottom w:val="0"/>
                                      <w:divBdr>
                                        <w:top w:val="none" w:sz="0" w:space="0" w:color="auto"/>
                                        <w:left w:val="none" w:sz="0" w:space="0" w:color="auto"/>
                                        <w:bottom w:val="none" w:sz="0" w:space="0" w:color="auto"/>
                                        <w:right w:val="none" w:sz="0" w:space="0" w:color="auto"/>
                                      </w:divBdr>
                                      <w:divsChild>
                                        <w:div w:id="1801923812">
                                          <w:marLeft w:val="0"/>
                                          <w:marRight w:val="0"/>
                                          <w:marTop w:val="0"/>
                                          <w:marBottom w:val="0"/>
                                          <w:divBdr>
                                            <w:top w:val="none" w:sz="0" w:space="0" w:color="auto"/>
                                            <w:left w:val="none" w:sz="0" w:space="0" w:color="auto"/>
                                            <w:bottom w:val="none" w:sz="0" w:space="0" w:color="auto"/>
                                            <w:right w:val="none" w:sz="0" w:space="0" w:color="auto"/>
                                          </w:divBdr>
                                          <w:divsChild>
                                            <w:div w:id="104736343">
                                              <w:marLeft w:val="0"/>
                                              <w:marRight w:val="0"/>
                                              <w:marTop w:val="0"/>
                                              <w:marBottom w:val="0"/>
                                              <w:divBdr>
                                                <w:top w:val="none" w:sz="0" w:space="0" w:color="auto"/>
                                                <w:left w:val="none" w:sz="0" w:space="0" w:color="auto"/>
                                                <w:bottom w:val="none" w:sz="0" w:space="0" w:color="auto"/>
                                                <w:right w:val="none" w:sz="0" w:space="0" w:color="auto"/>
                                              </w:divBdr>
                                              <w:divsChild>
                                                <w:div w:id="20544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94334">
                                      <w:marLeft w:val="0"/>
                                      <w:marRight w:val="0"/>
                                      <w:marTop w:val="360"/>
                                      <w:marBottom w:val="0"/>
                                      <w:divBdr>
                                        <w:top w:val="none" w:sz="0" w:space="0" w:color="auto"/>
                                        <w:left w:val="none" w:sz="0" w:space="0" w:color="auto"/>
                                        <w:bottom w:val="none" w:sz="0" w:space="0" w:color="auto"/>
                                        <w:right w:val="none" w:sz="0" w:space="0" w:color="auto"/>
                                      </w:divBdr>
                                      <w:divsChild>
                                        <w:div w:id="893928604">
                                          <w:marLeft w:val="0"/>
                                          <w:marRight w:val="0"/>
                                          <w:marTop w:val="0"/>
                                          <w:marBottom w:val="0"/>
                                          <w:divBdr>
                                            <w:top w:val="none" w:sz="0" w:space="0" w:color="auto"/>
                                            <w:left w:val="none" w:sz="0" w:space="0" w:color="auto"/>
                                            <w:bottom w:val="none" w:sz="0" w:space="0" w:color="auto"/>
                                            <w:right w:val="none" w:sz="0" w:space="0" w:color="auto"/>
                                          </w:divBdr>
                                        </w:div>
                                        <w:div w:id="919872588">
                                          <w:marLeft w:val="0"/>
                                          <w:marRight w:val="0"/>
                                          <w:marTop w:val="0"/>
                                          <w:marBottom w:val="0"/>
                                          <w:divBdr>
                                            <w:top w:val="none" w:sz="0" w:space="0" w:color="auto"/>
                                            <w:left w:val="none" w:sz="0" w:space="0" w:color="auto"/>
                                            <w:bottom w:val="none" w:sz="0" w:space="0" w:color="auto"/>
                                            <w:right w:val="none" w:sz="0" w:space="0" w:color="auto"/>
                                          </w:divBdr>
                                        </w:div>
                                        <w:div w:id="281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3123397">
      <w:bodyDiv w:val="1"/>
      <w:marLeft w:val="0"/>
      <w:marRight w:val="0"/>
      <w:marTop w:val="0"/>
      <w:marBottom w:val="0"/>
      <w:divBdr>
        <w:top w:val="none" w:sz="0" w:space="0" w:color="auto"/>
        <w:left w:val="none" w:sz="0" w:space="0" w:color="auto"/>
        <w:bottom w:val="none" w:sz="0" w:space="0" w:color="auto"/>
        <w:right w:val="none" w:sz="0" w:space="0" w:color="auto"/>
      </w:divBdr>
      <w:divsChild>
        <w:div w:id="1422947544">
          <w:marLeft w:val="0"/>
          <w:marRight w:val="0"/>
          <w:marTop w:val="0"/>
          <w:marBottom w:val="0"/>
          <w:divBdr>
            <w:top w:val="none" w:sz="0" w:space="0" w:color="auto"/>
            <w:left w:val="none" w:sz="0" w:space="0" w:color="auto"/>
            <w:bottom w:val="none" w:sz="0" w:space="0" w:color="auto"/>
            <w:right w:val="none" w:sz="0" w:space="0" w:color="auto"/>
          </w:divBdr>
          <w:divsChild>
            <w:div w:id="1507211447">
              <w:marLeft w:val="0"/>
              <w:marRight w:val="0"/>
              <w:marTop w:val="0"/>
              <w:marBottom w:val="0"/>
              <w:divBdr>
                <w:top w:val="none" w:sz="0" w:space="0" w:color="auto"/>
                <w:left w:val="none" w:sz="0" w:space="0" w:color="auto"/>
                <w:bottom w:val="none" w:sz="0" w:space="0" w:color="auto"/>
                <w:right w:val="none" w:sz="0" w:space="0" w:color="auto"/>
              </w:divBdr>
              <w:divsChild>
                <w:div w:id="1366516201">
                  <w:marLeft w:val="0"/>
                  <w:marRight w:val="0"/>
                  <w:marTop w:val="0"/>
                  <w:marBottom w:val="0"/>
                  <w:divBdr>
                    <w:top w:val="none" w:sz="0" w:space="0" w:color="auto"/>
                    <w:left w:val="none" w:sz="0" w:space="0" w:color="auto"/>
                    <w:bottom w:val="none" w:sz="0" w:space="0" w:color="auto"/>
                    <w:right w:val="none" w:sz="0" w:space="0" w:color="auto"/>
                  </w:divBdr>
                  <w:divsChild>
                    <w:div w:id="278222489">
                      <w:marLeft w:val="0"/>
                      <w:marRight w:val="0"/>
                      <w:marTop w:val="0"/>
                      <w:marBottom w:val="0"/>
                      <w:divBdr>
                        <w:top w:val="none" w:sz="0" w:space="0" w:color="auto"/>
                        <w:left w:val="none" w:sz="0" w:space="0" w:color="auto"/>
                        <w:bottom w:val="none" w:sz="0" w:space="0" w:color="auto"/>
                        <w:right w:val="none" w:sz="0" w:space="0" w:color="auto"/>
                      </w:divBdr>
                      <w:divsChild>
                        <w:div w:id="1393655180">
                          <w:marLeft w:val="0"/>
                          <w:marRight w:val="0"/>
                          <w:marTop w:val="180"/>
                          <w:marBottom w:val="0"/>
                          <w:divBdr>
                            <w:top w:val="none" w:sz="0" w:space="0" w:color="auto"/>
                            <w:left w:val="none" w:sz="0" w:space="0" w:color="auto"/>
                            <w:bottom w:val="none" w:sz="0" w:space="0" w:color="auto"/>
                            <w:right w:val="none" w:sz="0" w:space="0" w:color="auto"/>
                          </w:divBdr>
                          <w:divsChild>
                            <w:div w:id="118453989">
                              <w:marLeft w:val="0"/>
                              <w:marRight w:val="0"/>
                              <w:marTop w:val="0"/>
                              <w:marBottom w:val="0"/>
                              <w:divBdr>
                                <w:top w:val="none" w:sz="0" w:space="0" w:color="auto"/>
                                <w:left w:val="none" w:sz="0" w:space="0" w:color="auto"/>
                                <w:bottom w:val="none" w:sz="0" w:space="0" w:color="auto"/>
                                <w:right w:val="none" w:sz="0" w:space="0" w:color="auto"/>
                              </w:divBdr>
                              <w:divsChild>
                                <w:div w:id="1448886086">
                                  <w:marLeft w:val="0"/>
                                  <w:marRight w:val="0"/>
                                  <w:marTop w:val="0"/>
                                  <w:marBottom w:val="0"/>
                                  <w:divBdr>
                                    <w:top w:val="none" w:sz="0" w:space="0" w:color="auto"/>
                                    <w:left w:val="none" w:sz="0" w:space="0" w:color="auto"/>
                                    <w:bottom w:val="none" w:sz="0" w:space="0" w:color="auto"/>
                                    <w:right w:val="none" w:sz="0" w:space="0" w:color="auto"/>
                                  </w:divBdr>
                                  <w:divsChild>
                                    <w:div w:id="1547328601">
                                      <w:marLeft w:val="0"/>
                                      <w:marRight w:val="0"/>
                                      <w:marTop w:val="0"/>
                                      <w:marBottom w:val="0"/>
                                      <w:divBdr>
                                        <w:top w:val="none" w:sz="0" w:space="0" w:color="auto"/>
                                        <w:left w:val="none" w:sz="0" w:space="0" w:color="auto"/>
                                        <w:bottom w:val="none" w:sz="0" w:space="0" w:color="auto"/>
                                        <w:right w:val="none" w:sz="0" w:space="0" w:color="auto"/>
                                      </w:divBdr>
                                      <w:divsChild>
                                        <w:div w:id="793408262">
                                          <w:marLeft w:val="0"/>
                                          <w:marRight w:val="0"/>
                                          <w:marTop w:val="0"/>
                                          <w:marBottom w:val="0"/>
                                          <w:divBdr>
                                            <w:top w:val="none" w:sz="0" w:space="0" w:color="auto"/>
                                            <w:left w:val="none" w:sz="0" w:space="0" w:color="auto"/>
                                            <w:bottom w:val="none" w:sz="0" w:space="0" w:color="auto"/>
                                            <w:right w:val="none" w:sz="0" w:space="0" w:color="auto"/>
                                          </w:divBdr>
                                          <w:divsChild>
                                            <w:div w:id="70248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4535">
                                      <w:marLeft w:val="0"/>
                                      <w:marRight w:val="0"/>
                                      <w:marTop w:val="360"/>
                                      <w:marBottom w:val="0"/>
                                      <w:divBdr>
                                        <w:top w:val="none" w:sz="0" w:space="0" w:color="auto"/>
                                        <w:left w:val="none" w:sz="0" w:space="0" w:color="auto"/>
                                        <w:bottom w:val="none" w:sz="0" w:space="0" w:color="auto"/>
                                        <w:right w:val="none" w:sz="0" w:space="0" w:color="auto"/>
                                      </w:divBdr>
                                      <w:divsChild>
                                        <w:div w:id="1880697929">
                                          <w:marLeft w:val="0"/>
                                          <w:marRight w:val="0"/>
                                          <w:marTop w:val="0"/>
                                          <w:marBottom w:val="0"/>
                                          <w:divBdr>
                                            <w:top w:val="none" w:sz="0" w:space="0" w:color="auto"/>
                                            <w:left w:val="none" w:sz="0" w:space="0" w:color="auto"/>
                                            <w:bottom w:val="none" w:sz="0" w:space="0" w:color="auto"/>
                                            <w:right w:val="none" w:sz="0" w:space="0" w:color="auto"/>
                                          </w:divBdr>
                                        </w:div>
                                        <w:div w:id="1925524987">
                                          <w:marLeft w:val="0"/>
                                          <w:marRight w:val="0"/>
                                          <w:marTop w:val="0"/>
                                          <w:marBottom w:val="0"/>
                                          <w:divBdr>
                                            <w:top w:val="none" w:sz="0" w:space="0" w:color="auto"/>
                                            <w:left w:val="none" w:sz="0" w:space="0" w:color="auto"/>
                                            <w:bottom w:val="none" w:sz="0" w:space="0" w:color="auto"/>
                                            <w:right w:val="none" w:sz="0" w:space="0" w:color="auto"/>
                                          </w:divBdr>
                                        </w:div>
                                        <w:div w:id="41582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1736970">
      <w:bodyDiv w:val="1"/>
      <w:marLeft w:val="0"/>
      <w:marRight w:val="0"/>
      <w:marTop w:val="0"/>
      <w:marBottom w:val="0"/>
      <w:divBdr>
        <w:top w:val="none" w:sz="0" w:space="0" w:color="auto"/>
        <w:left w:val="none" w:sz="0" w:space="0" w:color="auto"/>
        <w:bottom w:val="none" w:sz="0" w:space="0" w:color="auto"/>
        <w:right w:val="none" w:sz="0" w:space="0" w:color="auto"/>
      </w:divBdr>
    </w:div>
    <w:div w:id="1364936352">
      <w:bodyDiv w:val="1"/>
      <w:marLeft w:val="0"/>
      <w:marRight w:val="0"/>
      <w:marTop w:val="0"/>
      <w:marBottom w:val="0"/>
      <w:divBdr>
        <w:top w:val="none" w:sz="0" w:space="0" w:color="auto"/>
        <w:left w:val="none" w:sz="0" w:space="0" w:color="auto"/>
        <w:bottom w:val="none" w:sz="0" w:space="0" w:color="auto"/>
        <w:right w:val="none" w:sz="0" w:space="0" w:color="auto"/>
      </w:divBdr>
    </w:div>
    <w:div w:id="1371875920">
      <w:bodyDiv w:val="1"/>
      <w:marLeft w:val="0"/>
      <w:marRight w:val="0"/>
      <w:marTop w:val="0"/>
      <w:marBottom w:val="0"/>
      <w:divBdr>
        <w:top w:val="none" w:sz="0" w:space="0" w:color="auto"/>
        <w:left w:val="none" w:sz="0" w:space="0" w:color="auto"/>
        <w:bottom w:val="none" w:sz="0" w:space="0" w:color="auto"/>
        <w:right w:val="none" w:sz="0" w:space="0" w:color="auto"/>
      </w:divBdr>
      <w:divsChild>
        <w:div w:id="977686722">
          <w:marLeft w:val="0"/>
          <w:marRight w:val="0"/>
          <w:marTop w:val="0"/>
          <w:marBottom w:val="0"/>
          <w:divBdr>
            <w:top w:val="none" w:sz="0" w:space="0" w:color="auto"/>
            <w:left w:val="none" w:sz="0" w:space="0" w:color="auto"/>
            <w:bottom w:val="none" w:sz="0" w:space="0" w:color="auto"/>
            <w:right w:val="none" w:sz="0" w:space="0" w:color="auto"/>
          </w:divBdr>
          <w:divsChild>
            <w:div w:id="900677014">
              <w:marLeft w:val="0"/>
              <w:marRight w:val="0"/>
              <w:marTop w:val="0"/>
              <w:marBottom w:val="0"/>
              <w:divBdr>
                <w:top w:val="none" w:sz="0" w:space="0" w:color="auto"/>
                <w:left w:val="none" w:sz="0" w:space="0" w:color="auto"/>
                <w:bottom w:val="none" w:sz="0" w:space="0" w:color="auto"/>
                <w:right w:val="none" w:sz="0" w:space="0" w:color="auto"/>
              </w:divBdr>
              <w:divsChild>
                <w:div w:id="1103499303">
                  <w:marLeft w:val="0"/>
                  <w:marRight w:val="0"/>
                  <w:marTop w:val="0"/>
                  <w:marBottom w:val="0"/>
                  <w:divBdr>
                    <w:top w:val="none" w:sz="0" w:space="0" w:color="auto"/>
                    <w:left w:val="none" w:sz="0" w:space="0" w:color="auto"/>
                    <w:bottom w:val="none" w:sz="0" w:space="0" w:color="auto"/>
                    <w:right w:val="none" w:sz="0" w:space="0" w:color="auto"/>
                  </w:divBdr>
                  <w:divsChild>
                    <w:div w:id="198206219">
                      <w:marLeft w:val="0"/>
                      <w:marRight w:val="0"/>
                      <w:marTop w:val="0"/>
                      <w:marBottom w:val="0"/>
                      <w:divBdr>
                        <w:top w:val="none" w:sz="0" w:space="0" w:color="auto"/>
                        <w:left w:val="none" w:sz="0" w:space="0" w:color="auto"/>
                        <w:bottom w:val="none" w:sz="0" w:space="0" w:color="auto"/>
                        <w:right w:val="none" w:sz="0" w:space="0" w:color="auto"/>
                      </w:divBdr>
                      <w:divsChild>
                        <w:div w:id="794250119">
                          <w:marLeft w:val="0"/>
                          <w:marRight w:val="0"/>
                          <w:marTop w:val="180"/>
                          <w:marBottom w:val="0"/>
                          <w:divBdr>
                            <w:top w:val="none" w:sz="0" w:space="0" w:color="auto"/>
                            <w:left w:val="none" w:sz="0" w:space="0" w:color="auto"/>
                            <w:bottom w:val="none" w:sz="0" w:space="0" w:color="auto"/>
                            <w:right w:val="none" w:sz="0" w:space="0" w:color="auto"/>
                          </w:divBdr>
                          <w:divsChild>
                            <w:div w:id="1106316754">
                              <w:marLeft w:val="0"/>
                              <w:marRight w:val="0"/>
                              <w:marTop w:val="0"/>
                              <w:marBottom w:val="0"/>
                              <w:divBdr>
                                <w:top w:val="none" w:sz="0" w:space="0" w:color="auto"/>
                                <w:left w:val="none" w:sz="0" w:space="0" w:color="auto"/>
                                <w:bottom w:val="none" w:sz="0" w:space="0" w:color="auto"/>
                                <w:right w:val="none" w:sz="0" w:space="0" w:color="auto"/>
                              </w:divBdr>
                              <w:divsChild>
                                <w:div w:id="216479272">
                                  <w:marLeft w:val="0"/>
                                  <w:marRight w:val="0"/>
                                  <w:marTop w:val="0"/>
                                  <w:marBottom w:val="0"/>
                                  <w:divBdr>
                                    <w:top w:val="none" w:sz="0" w:space="0" w:color="auto"/>
                                    <w:left w:val="none" w:sz="0" w:space="0" w:color="auto"/>
                                    <w:bottom w:val="none" w:sz="0" w:space="0" w:color="auto"/>
                                    <w:right w:val="none" w:sz="0" w:space="0" w:color="auto"/>
                                  </w:divBdr>
                                  <w:divsChild>
                                    <w:div w:id="1549953927">
                                      <w:marLeft w:val="0"/>
                                      <w:marRight w:val="0"/>
                                      <w:marTop w:val="0"/>
                                      <w:marBottom w:val="0"/>
                                      <w:divBdr>
                                        <w:top w:val="none" w:sz="0" w:space="0" w:color="auto"/>
                                        <w:left w:val="none" w:sz="0" w:space="0" w:color="auto"/>
                                        <w:bottom w:val="none" w:sz="0" w:space="0" w:color="auto"/>
                                        <w:right w:val="none" w:sz="0" w:space="0" w:color="auto"/>
                                      </w:divBdr>
                                      <w:divsChild>
                                        <w:div w:id="1640767713">
                                          <w:marLeft w:val="0"/>
                                          <w:marRight w:val="0"/>
                                          <w:marTop w:val="0"/>
                                          <w:marBottom w:val="0"/>
                                          <w:divBdr>
                                            <w:top w:val="none" w:sz="0" w:space="0" w:color="auto"/>
                                            <w:left w:val="none" w:sz="0" w:space="0" w:color="auto"/>
                                            <w:bottom w:val="none" w:sz="0" w:space="0" w:color="auto"/>
                                            <w:right w:val="none" w:sz="0" w:space="0" w:color="auto"/>
                                          </w:divBdr>
                                          <w:divsChild>
                                            <w:div w:id="1724600525">
                                              <w:marLeft w:val="0"/>
                                              <w:marRight w:val="0"/>
                                              <w:marTop w:val="0"/>
                                              <w:marBottom w:val="0"/>
                                              <w:divBdr>
                                                <w:top w:val="none" w:sz="0" w:space="0" w:color="auto"/>
                                                <w:left w:val="none" w:sz="0" w:space="0" w:color="auto"/>
                                                <w:bottom w:val="none" w:sz="0" w:space="0" w:color="auto"/>
                                                <w:right w:val="none" w:sz="0" w:space="0" w:color="auto"/>
                                              </w:divBdr>
                                              <w:divsChild>
                                                <w:div w:id="112600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10572">
                                      <w:marLeft w:val="0"/>
                                      <w:marRight w:val="0"/>
                                      <w:marTop w:val="360"/>
                                      <w:marBottom w:val="0"/>
                                      <w:divBdr>
                                        <w:top w:val="none" w:sz="0" w:space="0" w:color="auto"/>
                                        <w:left w:val="none" w:sz="0" w:space="0" w:color="auto"/>
                                        <w:bottom w:val="none" w:sz="0" w:space="0" w:color="auto"/>
                                        <w:right w:val="none" w:sz="0" w:space="0" w:color="auto"/>
                                      </w:divBdr>
                                      <w:divsChild>
                                        <w:div w:id="1320688728">
                                          <w:marLeft w:val="0"/>
                                          <w:marRight w:val="0"/>
                                          <w:marTop w:val="0"/>
                                          <w:marBottom w:val="0"/>
                                          <w:divBdr>
                                            <w:top w:val="none" w:sz="0" w:space="0" w:color="auto"/>
                                            <w:left w:val="none" w:sz="0" w:space="0" w:color="auto"/>
                                            <w:bottom w:val="none" w:sz="0" w:space="0" w:color="auto"/>
                                            <w:right w:val="none" w:sz="0" w:space="0" w:color="auto"/>
                                          </w:divBdr>
                                        </w:div>
                                        <w:div w:id="1905725431">
                                          <w:marLeft w:val="0"/>
                                          <w:marRight w:val="0"/>
                                          <w:marTop w:val="0"/>
                                          <w:marBottom w:val="0"/>
                                          <w:divBdr>
                                            <w:top w:val="none" w:sz="0" w:space="0" w:color="auto"/>
                                            <w:left w:val="none" w:sz="0" w:space="0" w:color="auto"/>
                                            <w:bottom w:val="none" w:sz="0" w:space="0" w:color="auto"/>
                                            <w:right w:val="none" w:sz="0" w:space="0" w:color="auto"/>
                                          </w:divBdr>
                                        </w:div>
                                        <w:div w:id="191446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1734305">
      <w:bodyDiv w:val="1"/>
      <w:marLeft w:val="0"/>
      <w:marRight w:val="0"/>
      <w:marTop w:val="0"/>
      <w:marBottom w:val="0"/>
      <w:divBdr>
        <w:top w:val="none" w:sz="0" w:space="0" w:color="auto"/>
        <w:left w:val="none" w:sz="0" w:space="0" w:color="auto"/>
        <w:bottom w:val="none" w:sz="0" w:space="0" w:color="auto"/>
        <w:right w:val="none" w:sz="0" w:space="0" w:color="auto"/>
      </w:divBdr>
      <w:divsChild>
        <w:div w:id="1698235057">
          <w:marLeft w:val="0"/>
          <w:marRight w:val="0"/>
          <w:marTop w:val="0"/>
          <w:marBottom w:val="0"/>
          <w:divBdr>
            <w:top w:val="none" w:sz="0" w:space="0" w:color="auto"/>
            <w:left w:val="none" w:sz="0" w:space="0" w:color="auto"/>
            <w:bottom w:val="none" w:sz="0" w:space="0" w:color="auto"/>
            <w:right w:val="none" w:sz="0" w:space="0" w:color="auto"/>
          </w:divBdr>
        </w:div>
      </w:divsChild>
    </w:div>
    <w:div w:id="1555238367">
      <w:bodyDiv w:val="1"/>
      <w:marLeft w:val="0"/>
      <w:marRight w:val="0"/>
      <w:marTop w:val="0"/>
      <w:marBottom w:val="0"/>
      <w:divBdr>
        <w:top w:val="none" w:sz="0" w:space="0" w:color="auto"/>
        <w:left w:val="none" w:sz="0" w:space="0" w:color="auto"/>
        <w:bottom w:val="none" w:sz="0" w:space="0" w:color="auto"/>
        <w:right w:val="none" w:sz="0" w:space="0" w:color="auto"/>
      </w:divBdr>
      <w:divsChild>
        <w:div w:id="1831824157">
          <w:marLeft w:val="0"/>
          <w:marRight w:val="0"/>
          <w:marTop w:val="0"/>
          <w:marBottom w:val="0"/>
          <w:divBdr>
            <w:top w:val="none" w:sz="0" w:space="0" w:color="auto"/>
            <w:left w:val="none" w:sz="0" w:space="0" w:color="auto"/>
            <w:bottom w:val="none" w:sz="0" w:space="0" w:color="auto"/>
            <w:right w:val="none" w:sz="0" w:space="0" w:color="auto"/>
          </w:divBdr>
        </w:div>
      </w:divsChild>
    </w:div>
    <w:div w:id="1586841078">
      <w:bodyDiv w:val="1"/>
      <w:marLeft w:val="0"/>
      <w:marRight w:val="0"/>
      <w:marTop w:val="0"/>
      <w:marBottom w:val="0"/>
      <w:divBdr>
        <w:top w:val="none" w:sz="0" w:space="0" w:color="auto"/>
        <w:left w:val="none" w:sz="0" w:space="0" w:color="auto"/>
        <w:bottom w:val="none" w:sz="0" w:space="0" w:color="auto"/>
        <w:right w:val="none" w:sz="0" w:space="0" w:color="auto"/>
      </w:divBdr>
      <w:divsChild>
        <w:div w:id="226496289">
          <w:marLeft w:val="0"/>
          <w:marRight w:val="0"/>
          <w:marTop w:val="0"/>
          <w:marBottom w:val="0"/>
          <w:divBdr>
            <w:top w:val="none" w:sz="0" w:space="0" w:color="auto"/>
            <w:left w:val="none" w:sz="0" w:space="0" w:color="auto"/>
            <w:bottom w:val="none" w:sz="0" w:space="0" w:color="auto"/>
            <w:right w:val="none" w:sz="0" w:space="0" w:color="auto"/>
          </w:divBdr>
          <w:divsChild>
            <w:div w:id="693578869">
              <w:marLeft w:val="0"/>
              <w:marRight w:val="0"/>
              <w:marTop w:val="0"/>
              <w:marBottom w:val="0"/>
              <w:divBdr>
                <w:top w:val="none" w:sz="0" w:space="0" w:color="auto"/>
                <w:left w:val="none" w:sz="0" w:space="0" w:color="auto"/>
                <w:bottom w:val="none" w:sz="0" w:space="0" w:color="auto"/>
                <w:right w:val="none" w:sz="0" w:space="0" w:color="auto"/>
              </w:divBdr>
              <w:divsChild>
                <w:div w:id="998310223">
                  <w:marLeft w:val="0"/>
                  <w:marRight w:val="0"/>
                  <w:marTop w:val="0"/>
                  <w:marBottom w:val="0"/>
                  <w:divBdr>
                    <w:top w:val="none" w:sz="0" w:space="0" w:color="auto"/>
                    <w:left w:val="none" w:sz="0" w:space="0" w:color="auto"/>
                    <w:bottom w:val="none" w:sz="0" w:space="0" w:color="auto"/>
                    <w:right w:val="none" w:sz="0" w:space="0" w:color="auto"/>
                  </w:divBdr>
                  <w:divsChild>
                    <w:div w:id="951596818">
                      <w:marLeft w:val="0"/>
                      <w:marRight w:val="0"/>
                      <w:marTop w:val="0"/>
                      <w:marBottom w:val="0"/>
                      <w:divBdr>
                        <w:top w:val="none" w:sz="0" w:space="0" w:color="auto"/>
                        <w:left w:val="none" w:sz="0" w:space="0" w:color="auto"/>
                        <w:bottom w:val="none" w:sz="0" w:space="0" w:color="auto"/>
                        <w:right w:val="none" w:sz="0" w:space="0" w:color="auto"/>
                      </w:divBdr>
                      <w:divsChild>
                        <w:div w:id="1700543647">
                          <w:marLeft w:val="0"/>
                          <w:marRight w:val="0"/>
                          <w:marTop w:val="180"/>
                          <w:marBottom w:val="0"/>
                          <w:divBdr>
                            <w:top w:val="none" w:sz="0" w:space="0" w:color="auto"/>
                            <w:left w:val="none" w:sz="0" w:space="0" w:color="auto"/>
                            <w:bottom w:val="none" w:sz="0" w:space="0" w:color="auto"/>
                            <w:right w:val="none" w:sz="0" w:space="0" w:color="auto"/>
                          </w:divBdr>
                          <w:divsChild>
                            <w:div w:id="86854751">
                              <w:marLeft w:val="0"/>
                              <w:marRight w:val="0"/>
                              <w:marTop w:val="0"/>
                              <w:marBottom w:val="0"/>
                              <w:divBdr>
                                <w:top w:val="none" w:sz="0" w:space="0" w:color="auto"/>
                                <w:left w:val="none" w:sz="0" w:space="0" w:color="auto"/>
                                <w:bottom w:val="none" w:sz="0" w:space="0" w:color="auto"/>
                                <w:right w:val="none" w:sz="0" w:space="0" w:color="auto"/>
                              </w:divBdr>
                              <w:divsChild>
                                <w:div w:id="1775515709">
                                  <w:marLeft w:val="0"/>
                                  <w:marRight w:val="0"/>
                                  <w:marTop w:val="0"/>
                                  <w:marBottom w:val="0"/>
                                  <w:divBdr>
                                    <w:top w:val="none" w:sz="0" w:space="0" w:color="auto"/>
                                    <w:left w:val="none" w:sz="0" w:space="0" w:color="auto"/>
                                    <w:bottom w:val="none" w:sz="0" w:space="0" w:color="auto"/>
                                    <w:right w:val="none" w:sz="0" w:space="0" w:color="auto"/>
                                  </w:divBdr>
                                  <w:divsChild>
                                    <w:div w:id="1145047121">
                                      <w:marLeft w:val="0"/>
                                      <w:marRight w:val="0"/>
                                      <w:marTop w:val="0"/>
                                      <w:marBottom w:val="0"/>
                                      <w:divBdr>
                                        <w:top w:val="none" w:sz="0" w:space="0" w:color="auto"/>
                                        <w:left w:val="none" w:sz="0" w:space="0" w:color="auto"/>
                                        <w:bottom w:val="none" w:sz="0" w:space="0" w:color="auto"/>
                                        <w:right w:val="none" w:sz="0" w:space="0" w:color="auto"/>
                                      </w:divBdr>
                                      <w:divsChild>
                                        <w:div w:id="2006778775">
                                          <w:marLeft w:val="0"/>
                                          <w:marRight w:val="0"/>
                                          <w:marTop w:val="0"/>
                                          <w:marBottom w:val="0"/>
                                          <w:divBdr>
                                            <w:top w:val="none" w:sz="0" w:space="0" w:color="auto"/>
                                            <w:left w:val="none" w:sz="0" w:space="0" w:color="auto"/>
                                            <w:bottom w:val="none" w:sz="0" w:space="0" w:color="auto"/>
                                            <w:right w:val="none" w:sz="0" w:space="0" w:color="auto"/>
                                          </w:divBdr>
                                          <w:divsChild>
                                            <w:div w:id="359937388">
                                              <w:marLeft w:val="0"/>
                                              <w:marRight w:val="0"/>
                                              <w:marTop w:val="0"/>
                                              <w:marBottom w:val="0"/>
                                              <w:divBdr>
                                                <w:top w:val="none" w:sz="0" w:space="0" w:color="auto"/>
                                                <w:left w:val="none" w:sz="0" w:space="0" w:color="auto"/>
                                                <w:bottom w:val="none" w:sz="0" w:space="0" w:color="auto"/>
                                                <w:right w:val="none" w:sz="0" w:space="0" w:color="auto"/>
                                              </w:divBdr>
                                              <w:divsChild>
                                                <w:div w:id="17236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736911">
                                      <w:marLeft w:val="0"/>
                                      <w:marRight w:val="0"/>
                                      <w:marTop w:val="360"/>
                                      <w:marBottom w:val="0"/>
                                      <w:divBdr>
                                        <w:top w:val="none" w:sz="0" w:space="0" w:color="auto"/>
                                        <w:left w:val="none" w:sz="0" w:space="0" w:color="auto"/>
                                        <w:bottom w:val="none" w:sz="0" w:space="0" w:color="auto"/>
                                        <w:right w:val="none" w:sz="0" w:space="0" w:color="auto"/>
                                      </w:divBdr>
                                      <w:divsChild>
                                        <w:div w:id="173768256">
                                          <w:marLeft w:val="0"/>
                                          <w:marRight w:val="0"/>
                                          <w:marTop w:val="0"/>
                                          <w:marBottom w:val="0"/>
                                          <w:divBdr>
                                            <w:top w:val="none" w:sz="0" w:space="0" w:color="auto"/>
                                            <w:left w:val="none" w:sz="0" w:space="0" w:color="auto"/>
                                            <w:bottom w:val="none" w:sz="0" w:space="0" w:color="auto"/>
                                            <w:right w:val="none" w:sz="0" w:space="0" w:color="auto"/>
                                          </w:divBdr>
                                        </w:div>
                                        <w:div w:id="319425400">
                                          <w:marLeft w:val="0"/>
                                          <w:marRight w:val="0"/>
                                          <w:marTop w:val="0"/>
                                          <w:marBottom w:val="0"/>
                                          <w:divBdr>
                                            <w:top w:val="none" w:sz="0" w:space="0" w:color="auto"/>
                                            <w:left w:val="none" w:sz="0" w:space="0" w:color="auto"/>
                                            <w:bottom w:val="none" w:sz="0" w:space="0" w:color="auto"/>
                                            <w:right w:val="none" w:sz="0" w:space="0" w:color="auto"/>
                                          </w:divBdr>
                                        </w:div>
                                        <w:div w:id="3172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0791727">
      <w:bodyDiv w:val="1"/>
      <w:marLeft w:val="0"/>
      <w:marRight w:val="0"/>
      <w:marTop w:val="0"/>
      <w:marBottom w:val="0"/>
      <w:divBdr>
        <w:top w:val="none" w:sz="0" w:space="0" w:color="auto"/>
        <w:left w:val="none" w:sz="0" w:space="0" w:color="auto"/>
        <w:bottom w:val="none" w:sz="0" w:space="0" w:color="auto"/>
        <w:right w:val="none" w:sz="0" w:space="0" w:color="auto"/>
      </w:divBdr>
    </w:div>
    <w:div w:id="1660772627">
      <w:bodyDiv w:val="1"/>
      <w:marLeft w:val="0"/>
      <w:marRight w:val="0"/>
      <w:marTop w:val="0"/>
      <w:marBottom w:val="0"/>
      <w:divBdr>
        <w:top w:val="none" w:sz="0" w:space="0" w:color="auto"/>
        <w:left w:val="none" w:sz="0" w:space="0" w:color="auto"/>
        <w:bottom w:val="none" w:sz="0" w:space="0" w:color="auto"/>
        <w:right w:val="none" w:sz="0" w:space="0" w:color="auto"/>
      </w:divBdr>
    </w:div>
    <w:div w:id="1662465492">
      <w:bodyDiv w:val="1"/>
      <w:marLeft w:val="0"/>
      <w:marRight w:val="0"/>
      <w:marTop w:val="0"/>
      <w:marBottom w:val="0"/>
      <w:divBdr>
        <w:top w:val="none" w:sz="0" w:space="0" w:color="auto"/>
        <w:left w:val="none" w:sz="0" w:space="0" w:color="auto"/>
        <w:bottom w:val="none" w:sz="0" w:space="0" w:color="auto"/>
        <w:right w:val="none" w:sz="0" w:space="0" w:color="auto"/>
      </w:divBdr>
      <w:divsChild>
        <w:div w:id="226459415">
          <w:marLeft w:val="0"/>
          <w:marRight w:val="0"/>
          <w:marTop w:val="0"/>
          <w:marBottom w:val="0"/>
          <w:divBdr>
            <w:top w:val="none" w:sz="0" w:space="0" w:color="auto"/>
            <w:left w:val="none" w:sz="0" w:space="0" w:color="auto"/>
            <w:bottom w:val="none" w:sz="0" w:space="0" w:color="auto"/>
            <w:right w:val="none" w:sz="0" w:space="0" w:color="auto"/>
          </w:divBdr>
          <w:divsChild>
            <w:div w:id="1187015086">
              <w:marLeft w:val="0"/>
              <w:marRight w:val="0"/>
              <w:marTop w:val="0"/>
              <w:marBottom w:val="0"/>
              <w:divBdr>
                <w:top w:val="none" w:sz="0" w:space="0" w:color="auto"/>
                <w:left w:val="none" w:sz="0" w:space="0" w:color="auto"/>
                <w:bottom w:val="none" w:sz="0" w:space="0" w:color="auto"/>
                <w:right w:val="none" w:sz="0" w:space="0" w:color="auto"/>
              </w:divBdr>
            </w:div>
            <w:div w:id="1477334709">
              <w:marLeft w:val="0"/>
              <w:marRight w:val="0"/>
              <w:marTop w:val="0"/>
              <w:marBottom w:val="0"/>
              <w:divBdr>
                <w:top w:val="none" w:sz="0" w:space="0" w:color="auto"/>
                <w:left w:val="none" w:sz="0" w:space="0" w:color="auto"/>
                <w:bottom w:val="none" w:sz="0" w:space="0" w:color="auto"/>
                <w:right w:val="none" w:sz="0" w:space="0" w:color="auto"/>
              </w:divBdr>
            </w:div>
            <w:div w:id="1602297246">
              <w:marLeft w:val="0"/>
              <w:marRight w:val="0"/>
              <w:marTop w:val="0"/>
              <w:marBottom w:val="0"/>
              <w:divBdr>
                <w:top w:val="none" w:sz="0" w:space="0" w:color="auto"/>
                <w:left w:val="none" w:sz="0" w:space="0" w:color="auto"/>
                <w:bottom w:val="none" w:sz="0" w:space="0" w:color="auto"/>
                <w:right w:val="none" w:sz="0" w:space="0" w:color="auto"/>
              </w:divBdr>
            </w:div>
          </w:divsChild>
        </w:div>
        <w:div w:id="1259564352">
          <w:marLeft w:val="0"/>
          <w:marRight w:val="0"/>
          <w:marTop w:val="0"/>
          <w:marBottom w:val="0"/>
          <w:divBdr>
            <w:top w:val="none" w:sz="0" w:space="0" w:color="auto"/>
            <w:left w:val="none" w:sz="0" w:space="0" w:color="auto"/>
            <w:bottom w:val="none" w:sz="0" w:space="0" w:color="auto"/>
            <w:right w:val="none" w:sz="0" w:space="0" w:color="auto"/>
          </w:divBdr>
        </w:div>
        <w:div w:id="1844468434">
          <w:marLeft w:val="0"/>
          <w:marRight w:val="0"/>
          <w:marTop w:val="0"/>
          <w:marBottom w:val="0"/>
          <w:divBdr>
            <w:top w:val="none" w:sz="0" w:space="0" w:color="auto"/>
            <w:left w:val="none" w:sz="0" w:space="0" w:color="auto"/>
            <w:bottom w:val="single" w:sz="2" w:space="0" w:color="F0F0F0"/>
            <w:right w:val="none" w:sz="0" w:space="0" w:color="auto"/>
          </w:divBdr>
        </w:div>
      </w:divsChild>
    </w:div>
    <w:div w:id="1686982001">
      <w:bodyDiv w:val="1"/>
      <w:marLeft w:val="0"/>
      <w:marRight w:val="0"/>
      <w:marTop w:val="0"/>
      <w:marBottom w:val="0"/>
      <w:divBdr>
        <w:top w:val="none" w:sz="0" w:space="0" w:color="auto"/>
        <w:left w:val="none" w:sz="0" w:space="0" w:color="auto"/>
        <w:bottom w:val="none" w:sz="0" w:space="0" w:color="auto"/>
        <w:right w:val="none" w:sz="0" w:space="0" w:color="auto"/>
      </w:divBdr>
      <w:divsChild>
        <w:div w:id="1121263948">
          <w:marLeft w:val="0"/>
          <w:marRight w:val="0"/>
          <w:marTop w:val="0"/>
          <w:marBottom w:val="0"/>
          <w:divBdr>
            <w:top w:val="none" w:sz="0" w:space="0" w:color="auto"/>
            <w:left w:val="none" w:sz="0" w:space="0" w:color="auto"/>
            <w:bottom w:val="none" w:sz="0" w:space="0" w:color="auto"/>
            <w:right w:val="none" w:sz="0" w:space="0" w:color="auto"/>
          </w:divBdr>
          <w:divsChild>
            <w:div w:id="479277098">
              <w:marLeft w:val="0"/>
              <w:marRight w:val="0"/>
              <w:marTop w:val="0"/>
              <w:marBottom w:val="0"/>
              <w:divBdr>
                <w:top w:val="none" w:sz="0" w:space="0" w:color="auto"/>
                <w:left w:val="none" w:sz="0" w:space="0" w:color="auto"/>
                <w:bottom w:val="none" w:sz="0" w:space="0" w:color="auto"/>
                <w:right w:val="none" w:sz="0" w:space="0" w:color="auto"/>
              </w:divBdr>
              <w:divsChild>
                <w:div w:id="1432582553">
                  <w:marLeft w:val="0"/>
                  <w:marRight w:val="0"/>
                  <w:marTop w:val="0"/>
                  <w:marBottom w:val="0"/>
                  <w:divBdr>
                    <w:top w:val="none" w:sz="0" w:space="0" w:color="auto"/>
                    <w:left w:val="none" w:sz="0" w:space="0" w:color="auto"/>
                    <w:bottom w:val="none" w:sz="0" w:space="0" w:color="auto"/>
                    <w:right w:val="none" w:sz="0" w:space="0" w:color="auto"/>
                  </w:divBdr>
                  <w:divsChild>
                    <w:div w:id="992566341">
                      <w:marLeft w:val="0"/>
                      <w:marRight w:val="0"/>
                      <w:marTop w:val="0"/>
                      <w:marBottom w:val="0"/>
                      <w:divBdr>
                        <w:top w:val="none" w:sz="0" w:space="0" w:color="auto"/>
                        <w:left w:val="none" w:sz="0" w:space="0" w:color="auto"/>
                        <w:bottom w:val="none" w:sz="0" w:space="0" w:color="auto"/>
                        <w:right w:val="none" w:sz="0" w:space="0" w:color="auto"/>
                      </w:divBdr>
                      <w:divsChild>
                        <w:div w:id="1514881357">
                          <w:marLeft w:val="0"/>
                          <w:marRight w:val="0"/>
                          <w:marTop w:val="180"/>
                          <w:marBottom w:val="0"/>
                          <w:divBdr>
                            <w:top w:val="none" w:sz="0" w:space="0" w:color="auto"/>
                            <w:left w:val="none" w:sz="0" w:space="0" w:color="auto"/>
                            <w:bottom w:val="none" w:sz="0" w:space="0" w:color="auto"/>
                            <w:right w:val="none" w:sz="0" w:space="0" w:color="auto"/>
                          </w:divBdr>
                          <w:divsChild>
                            <w:div w:id="129059304">
                              <w:marLeft w:val="0"/>
                              <w:marRight w:val="0"/>
                              <w:marTop w:val="0"/>
                              <w:marBottom w:val="0"/>
                              <w:divBdr>
                                <w:top w:val="none" w:sz="0" w:space="0" w:color="auto"/>
                                <w:left w:val="none" w:sz="0" w:space="0" w:color="auto"/>
                                <w:bottom w:val="none" w:sz="0" w:space="0" w:color="auto"/>
                                <w:right w:val="none" w:sz="0" w:space="0" w:color="auto"/>
                              </w:divBdr>
                              <w:divsChild>
                                <w:div w:id="1486514047">
                                  <w:marLeft w:val="0"/>
                                  <w:marRight w:val="0"/>
                                  <w:marTop w:val="0"/>
                                  <w:marBottom w:val="0"/>
                                  <w:divBdr>
                                    <w:top w:val="none" w:sz="0" w:space="0" w:color="auto"/>
                                    <w:left w:val="none" w:sz="0" w:space="0" w:color="auto"/>
                                    <w:bottom w:val="none" w:sz="0" w:space="0" w:color="auto"/>
                                    <w:right w:val="none" w:sz="0" w:space="0" w:color="auto"/>
                                  </w:divBdr>
                                  <w:divsChild>
                                    <w:div w:id="1020282589">
                                      <w:marLeft w:val="0"/>
                                      <w:marRight w:val="0"/>
                                      <w:marTop w:val="0"/>
                                      <w:marBottom w:val="0"/>
                                      <w:divBdr>
                                        <w:top w:val="none" w:sz="0" w:space="0" w:color="auto"/>
                                        <w:left w:val="none" w:sz="0" w:space="0" w:color="auto"/>
                                        <w:bottom w:val="none" w:sz="0" w:space="0" w:color="auto"/>
                                        <w:right w:val="none" w:sz="0" w:space="0" w:color="auto"/>
                                      </w:divBdr>
                                      <w:divsChild>
                                        <w:div w:id="817919649">
                                          <w:marLeft w:val="0"/>
                                          <w:marRight w:val="0"/>
                                          <w:marTop w:val="0"/>
                                          <w:marBottom w:val="0"/>
                                          <w:divBdr>
                                            <w:top w:val="none" w:sz="0" w:space="0" w:color="auto"/>
                                            <w:left w:val="none" w:sz="0" w:space="0" w:color="auto"/>
                                            <w:bottom w:val="none" w:sz="0" w:space="0" w:color="auto"/>
                                            <w:right w:val="none" w:sz="0" w:space="0" w:color="auto"/>
                                          </w:divBdr>
                                          <w:divsChild>
                                            <w:div w:id="635112350">
                                              <w:marLeft w:val="0"/>
                                              <w:marRight w:val="0"/>
                                              <w:marTop w:val="0"/>
                                              <w:marBottom w:val="0"/>
                                              <w:divBdr>
                                                <w:top w:val="none" w:sz="0" w:space="0" w:color="auto"/>
                                                <w:left w:val="none" w:sz="0" w:space="0" w:color="auto"/>
                                                <w:bottom w:val="none" w:sz="0" w:space="0" w:color="auto"/>
                                                <w:right w:val="none" w:sz="0" w:space="0" w:color="auto"/>
                                              </w:divBdr>
                                              <w:divsChild>
                                                <w:div w:id="184563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574178">
                                      <w:marLeft w:val="0"/>
                                      <w:marRight w:val="0"/>
                                      <w:marTop w:val="360"/>
                                      <w:marBottom w:val="0"/>
                                      <w:divBdr>
                                        <w:top w:val="none" w:sz="0" w:space="0" w:color="auto"/>
                                        <w:left w:val="none" w:sz="0" w:space="0" w:color="auto"/>
                                        <w:bottom w:val="none" w:sz="0" w:space="0" w:color="auto"/>
                                        <w:right w:val="none" w:sz="0" w:space="0" w:color="auto"/>
                                      </w:divBdr>
                                      <w:divsChild>
                                        <w:div w:id="997540915">
                                          <w:marLeft w:val="0"/>
                                          <w:marRight w:val="0"/>
                                          <w:marTop w:val="0"/>
                                          <w:marBottom w:val="0"/>
                                          <w:divBdr>
                                            <w:top w:val="none" w:sz="0" w:space="0" w:color="auto"/>
                                            <w:left w:val="none" w:sz="0" w:space="0" w:color="auto"/>
                                            <w:bottom w:val="none" w:sz="0" w:space="0" w:color="auto"/>
                                            <w:right w:val="none" w:sz="0" w:space="0" w:color="auto"/>
                                          </w:divBdr>
                                        </w:div>
                                        <w:div w:id="1876233595">
                                          <w:marLeft w:val="0"/>
                                          <w:marRight w:val="0"/>
                                          <w:marTop w:val="0"/>
                                          <w:marBottom w:val="0"/>
                                          <w:divBdr>
                                            <w:top w:val="none" w:sz="0" w:space="0" w:color="auto"/>
                                            <w:left w:val="none" w:sz="0" w:space="0" w:color="auto"/>
                                            <w:bottom w:val="none" w:sz="0" w:space="0" w:color="auto"/>
                                            <w:right w:val="none" w:sz="0" w:space="0" w:color="auto"/>
                                          </w:divBdr>
                                        </w:div>
                                        <w:div w:id="7177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3820181">
      <w:bodyDiv w:val="1"/>
      <w:marLeft w:val="0"/>
      <w:marRight w:val="0"/>
      <w:marTop w:val="0"/>
      <w:marBottom w:val="0"/>
      <w:divBdr>
        <w:top w:val="none" w:sz="0" w:space="0" w:color="auto"/>
        <w:left w:val="none" w:sz="0" w:space="0" w:color="auto"/>
        <w:bottom w:val="none" w:sz="0" w:space="0" w:color="auto"/>
        <w:right w:val="none" w:sz="0" w:space="0" w:color="auto"/>
      </w:divBdr>
    </w:div>
    <w:div w:id="1803881831">
      <w:bodyDiv w:val="1"/>
      <w:marLeft w:val="0"/>
      <w:marRight w:val="0"/>
      <w:marTop w:val="0"/>
      <w:marBottom w:val="0"/>
      <w:divBdr>
        <w:top w:val="none" w:sz="0" w:space="0" w:color="auto"/>
        <w:left w:val="none" w:sz="0" w:space="0" w:color="auto"/>
        <w:bottom w:val="none" w:sz="0" w:space="0" w:color="auto"/>
        <w:right w:val="none" w:sz="0" w:space="0" w:color="auto"/>
      </w:divBdr>
      <w:divsChild>
        <w:div w:id="2055302462">
          <w:marLeft w:val="0"/>
          <w:marRight w:val="0"/>
          <w:marTop w:val="0"/>
          <w:marBottom w:val="0"/>
          <w:divBdr>
            <w:top w:val="none" w:sz="0" w:space="0" w:color="auto"/>
            <w:left w:val="none" w:sz="0" w:space="0" w:color="auto"/>
            <w:bottom w:val="none" w:sz="0" w:space="0" w:color="auto"/>
            <w:right w:val="none" w:sz="0" w:space="0" w:color="auto"/>
          </w:divBdr>
          <w:divsChild>
            <w:div w:id="1157648886">
              <w:marLeft w:val="0"/>
              <w:marRight w:val="0"/>
              <w:marTop w:val="0"/>
              <w:marBottom w:val="0"/>
              <w:divBdr>
                <w:top w:val="none" w:sz="0" w:space="0" w:color="auto"/>
                <w:left w:val="none" w:sz="0" w:space="0" w:color="auto"/>
                <w:bottom w:val="none" w:sz="0" w:space="0" w:color="auto"/>
                <w:right w:val="none" w:sz="0" w:space="0" w:color="auto"/>
              </w:divBdr>
              <w:divsChild>
                <w:div w:id="1109354395">
                  <w:marLeft w:val="0"/>
                  <w:marRight w:val="0"/>
                  <w:marTop w:val="0"/>
                  <w:marBottom w:val="0"/>
                  <w:divBdr>
                    <w:top w:val="none" w:sz="0" w:space="0" w:color="auto"/>
                    <w:left w:val="none" w:sz="0" w:space="0" w:color="auto"/>
                    <w:bottom w:val="none" w:sz="0" w:space="0" w:color="auto"/>
                    <w:right w:val="none" w:sz="0" w:space="0" w:color="auto"/>
                  </w:divBdr>
                  <w:divsChild>
                    <w:div w:id="1720284113">
                      <w:marLeft w:val="0"/>
                      <w:marRight w:val="0"/>
                      <w:marTop w:val="0"/>
                      <w:marBottom w:val="0"/>
                      <w:divBdr>
                        <w:top w:val="none" w:sz="0" w:space="0" w:color="auto"/>
                        <w:left w:val="none" w:sz="0" w:space="0" w:color="auto"/>
                        <w:bottom w:val="none" w:sz="0" w:space="0" w:color="auto"/>
                        <w:right w:val="none" w:sz="0" w:space="0" w:color="auto"/>
                      </w:divBdr>
                      <w:divsChild>
                        <w:div w:id="1208881636">
                          <w:marLeft w:val="0"/>
                          <w:marRight w:val="0"/>
                          <w:marTop w:val="180"/>
                          <w:marBottom w:val="0"/>
                          <w:divBdr>
                            <w:top w:val="none" w:sz="0" w:space="0" w:color="auto"/>
                            <w:left w:val="none" w:sz="0" w:space="0" w:color="auto"/>
                            <w:bottom w:val="none" w:sz="0" w:space="0" w:color="auto"/>
                            <w:right w:val="none" w:sz="0" w:space="0" w:color="auto"/>
                          </w:divBdr>
                          <w:divsChild>
                            <w:div w:id="1658991725">
                              <w:marLeft w:val="0"/>
                              <w:marRight w:val="0"/>
                              <w:marTop w:val="0"/>
                              <w:marBottom w:val="0"/>
                              <w:divBdr>
                                <w:top w:val="none" w:sz="0" w:space="0" w:color="auto"/>
                                <w:left w:val="none" w:sz="0" w:space="0" w:color="auto"/>
                                <w:bottom w:val="none" w:sz="0" w:space="0" w:color="auto"/>
                                <w:right w:val="none" w:sz="0" w:space="0" w:color="auto"/>
                              </w:divBdr>
                              <w:divsChild>
                                <w:div w:id="1709911966">
                                  <w:marLeft w:val="0"/>
                                  <w:marRight w:val="0"/>
                                  <w:marTop w:val="0"/>
                                  <w:marBottom w:val="0"/>
                                  <w:divBdr>
                                    <w:top w:val="none" w:sz="0" w:space="0" w:color="auto"/>
                                    <w:left w:val="none" w:sz="0" w:space="0" w:color="auto"/>
                                    <w:bottom w:val="none" w:sz="0" w:space="0" w:color="auto"/>
                                    <w:right w:val="none" w:sz="0" w:space="0" w:color="auto"/>
                                  </w:divBdr>
                                  <w:divsChild>
                                    <w:div w:id="1952932951">
                                      <w:marLeft w:val="0"/>
                                      <w:marRight w:val="0"/>
                                      <w:marTop w:val="0"/>
                                      <w:marBottom w:val="0"/>
                                      <w:divBdr>
                                        <w:top w:val="none" w:sz="0" w:space="0" w:color="auto"/>
                                        <w:left w:val="none" w:sz="0" w:space="0" w:color="auto"/>
                                        <w:bottom w:val="none" w:sz="0" w:space="0" w:color="auto"/>
                                        <w:right w:val="none" w:sz="0" w:space="0" w:color="auto"/>
                                      </w:divBdr>
                                      <w:divsChild>
                                        <w:div w:id="386879870">
                                          <w:marLeft w:val="0"/>
                                          <w:marRight w:val="0"/>
                                          <w:marTop w:val="0"/>
                                          <w:marBottom w:val="0"/>
                                          <w:divBdr>
                                            <w:top w:val="none" w:sz="0" w:space="0" w:color="auto"/>
                                            <w:left w:val="none" w:sz="0" w:space="0" w:color="auto"/>
                                            <w:bottom w:val="none" w:sz="0" w:space="0" w:color="auto"/>
                                            <w:right w:val="none" w:sz="0" w:space="0" w:color="auto"/>
                                          </w:divBdr>
                                          <w:divsChild>
                                            <w:div w:id="78446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2214">
                                      <w:marLeft w:val="0"/>
                                      <w:marRight w:val="0"/>
                                      <w:marTop w:val="360"/>
                                      <w:marBottom w:val="0"/>
                                      <w:divBdr>
                                        <w:top w:val="none" w:sz="0" w:space="0" w:color="auto"/>
                                        <w:left w:val="none" w:sz="0" w:space="0" w:color="auto"/>
                                        <w:bottom w:val="none" w:sz="0" w:space="0" w:color="auto"/>
                                        <w:right w:val="none" w:sz="0" w:space="0" w:color="auto"/>
                                      </w:divBdr>
                                      <w:divsChild>
                                        <w:div w:id="242841264">
                                          <w:marLeft w:val="0"/>
                                          <w:marRight w:val="0"/>
                                          <w:marTop w:val="0"/>
                                          <w:marBottom w:val="0"/>
                                          <w:divBdr>
                                            <w:top w:val="none" w:sz="0" w:space="0" w:color="auto"/>
                                            <w:left w:val="none" w:sz="0" w:space="0" w:color="auto"/>
                                            <w:bottom w:val="none" w:sz="0" w:space="0" w:color="auto"/>
                                            <w:right w:val="none" w:sz="0" w:space="0" w:color="auto"/>
                                          </w:divBdr>
                                        </w:div>
                                        <w:div w:id="1701278369">
                                          <w:marLeft w:val="0"/>
                                          <w:marRight w:val="0"/>
                                          <w:marTop w:val="0"/>
                                          <w:marBottom w:val="0"/>
                                          <w:divBdr>
                                            <w:top w:val="none" w:sz="0" w:space="0" w:color="auto"/>
                                            <w:left w:val="none" w:sz="0" w:space="0" w:color="auto"/>
                                            <w:bottom w:val="none" w:sz="0" w:space="0" w:color="auto"/>
                                            <w:right w:val="none" w:sz="0" w:space="0" w:color="auto"/>
                                          </w:divBdr>
                                        </w:div>
                                        <w:div w:id="10598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5492338">
      <w:bodyDiv w:val="1"/>
      <w:marLeft w:val="0"/>
      <w:marRight w:val="0"/>
      <w:marTop w:val="0"/>
      <w:marBottom w:val="0"/>
      <w:divBdr>
        <w:top w:val="none" w:sz="0" w:space="0" w:color="auto"/>
        <w:left w:val="none" w:sz="0" w:space="0" w:color="auto"/>
        <w:bottom w:val="none" w:sz="0" w:space="0" w:color="auto"/>
        <w:right w:val="none" w:sz="0" w:space="0" w:color="auto"/>
      </w:divBdr>
      <w:divsChild>
        <w:div w:id="2020960323">
          <w:marLeft w:val="0"/>
          <w:marRight w:val="0"/>
          <w:marTop w:val="0"/>
          <w:marBottom w:val="0"/>
          <w:divBdr>
            <w:top w:val="none" w:sz="0" w:space="0" w:color="auto"/>
            <w:left w:val="none" w:sz="0" w:space="0" w:color="auto"/>
            <w:bottom w:val="none" w:sz="0" w:space="0" w:color="auto"/>
            <w:right w:val="none" w:sz="0" w:space="0" w:color="auto"/>
          </w:divBdr>
          <w:divsChild>
            <w:div w:id="773718029">
              <w:marLeft w:val="0"/>
              <w:marRight w:val="0"/>
              <w:marTop w:val="0"/>
              <w:marBottom w:val="0"/>
              <w:divBdr>
                <w:top w:val="none" w:sz="0" w:space="0" w:color="auto"/>
                <w:left w:val="none" w:sz="0" w:space="0" w:color="auto"/>
                <w:bottom w:val="none" w:sz="0" w:space="0" w:color="auto"/>
                <w:right w:val="none" w:sz="0" w:space="0" w:color="auto"/>
              </w:divBdr>
              <w:divsChild>
                <w:div w:id="503907269">
                  <w:marLeft w:val="0"/>
                  <w:marRight w:val="0"/>
                  <w:marTop w:val="0"/>
                  <w:marBottom w:val="0"/>
                  <w:divBdr>
                    <w:top w:val="none" w:sz="0" w:space="0" w:color="auto"/>
                    <w:left w:val="none" w:sz="0" w:space="0" w:color="auto"/>
                    <w:bottom w:val="none" w:sz="0" w:space="0" w:color="auto"/>
                    <w:right w:val="none" w:sz="0" w:space="0" w:color="auto"/>
                  </w:divBdr>
                  <w:divsChild>
                    <w:div w:id="1113744879">
                      <w:marLeft w:val="0"/>
                      <w:marRight w:val="0"/>
                      <w:marTop w:val="0"/>
                      <w:marBottom w:val="0"/>
                      <w:divBdr>
                        <w:top w:val="none" w:sz="0" w:space="0" w:color="auto"/>
                        <w:left w:val="none" w:sz="0" w:space="0" w:color="auto"/>
                        <w:bottom w:val="none" w:sz="0" w:space="0" w:color="auto"/>
                        <w:right w:val="none" w:sz="0" w:space="0" w:color="auto"/>
                      </w:divBdr>
                      <w:divsChild>
                        <w:div w:id="922643272">
                          <w:marLeft w:val="0"/>
                          <w:marRight w:val="0"/>
                          <w:marTop w:val="180"/>
                          <w:marBottom w:val="0"/>
                          <w:divBdr>
                            <w:top w:val="none" w:sz="0" w:space="0" w:color="auto"/>
                            <w:left w:val="none" w:sz="0" w:space="0" w:color="auto"/>
                            <w:bottom w:val="none" w:sz="0" w:space="0" w:color="auto"/>
                            <w:right w:val="none" w:sz="0" w:space="0" w:color="auto"/>
                          </w:divBdr>
                          <w:divsChild>
                            <w:div w:id="734202845">
                              <w:marLeft w:val="0"/>
                              <w:marRight w:val="0"/>
                              <w:marTop w:val="0"/>
                              <w:marBottom w:val="0"/>
                              <w:divBdr>
                                <w:top w:val="none" w:sz="0" w:space="0" w:color="auto"/>
                                <w:left w:val="none" w:sz="0" w:space="0" w:color="auto"/>
                                <w:bottom w:val="none" w:sz="0" w:space="0" w:color="auto"/>
                                <w:right w:val="none" w:sz="0" w:space="0" w:color="auto"/>
                              </w:divBdr>
                              <w:divsChild>
                                <w:div w:id="494801969">
                                  <w:marLeft w:val="0"/>
                                  <w:marRight w:val="0"/>
                                  <w:marTop w:val="0"/>
                                  <w:marBottom w:val="0"/>
                                  <w:divBdr>
                                    <w:top w:val="none" w:sz="0" w:space="0" w:color="auto"/>
                                    <w:left w:val="none" w:sz="0" w:space="0" w:color="auto"/>
                                    <w:bottom w:val="none" w:sz="0" w:space="0" w:color="auto"/>
                                    <w:right w:val="none" w:sz="0" w:space="0" w:color="auto"/>
                                  </w:divBdr>
                                  <w:divsChild>
                                    <w:div w:id="14036661">
                                      <w:marLeft w:val="0"/>
                                      <w:marRight w:val="0"/>
                                      <w:marTop w:val="0"/>
                                      <w:marBottom w:val="0"/>
                                      <w:divBdr>
                                        <w:top w:val="none" w:sz="0" w:space="0" w:color="auto"/>
                                        <w:left w:val="none" w:sz="0" w:space="0" w:color="auto"/>
                                        <w:bottom w:val="none" w:sz="0" w:space="0" w:color="auto"/>
                                        <w:right w:val="none" w:sz="0" w:space="0" w:color="auto"/>
                                      </w:divBdr>
                                      <w:divsChild>
                                        <w:div w:id="1286043967">
                                          <w:marLeft w:val="0"/>
                                          <w:marRight w:val="0"/>
                                          <w:marTop w:val="0"/>
                                          <w:marBottom w:val="0"/>
                                          <w:divBdr>
                                            <w:top w:val="none" w:sz="0" w:space="0" w:color="auto"/>
                                            <w:left w:val="none" w:sz="0" w:space="0" w:color="auto"/>
                                            <w:bottom w:val="none" w:sz="0" w:space="0" w:color="auto"/>
                                            <w:right w:val="none" w:sz="0" w:space="0" w:color="auto"/>
                                          </w:divBdr>
                                          <w:divsChild>
                                            <w:div w:id="1783762089">
                                              <w:marLeft w:val="0"/>
                                              <w:marRight w:val="0"/>
                                              <w:marTop w:val="0"/>
                                              <w:marBottom w:val="0"/>
                                              <w:divBdr>
                                                <w:top w:val="none" w:sz="0" w:space="0" w:color="auto"/>
                                                <w:left w:val="none" w:sz="0" w:space="0" w:color="auto"/>
                                                <w:bottom w:val="none" w:sz="0" w:space="0" w:color="auto"/>
                                                <w:right w:val="none" w:sz="0" w:space="0" w:color="auto"/>
                                              </w:divBdr>
                                              <w:divsChild>
                                                <w:div w:id="17686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883264">
                                      <w:marLeft w:val="0"/>
                                      <w:marRight w:val="0"/>
                                      <w:marTop w:val="360"/>
                                      <w:marBottom w:val="0"/>
                                      <w:divBdr>
                                        <w:top w:val="none" w:sz="0" w:space="0" w:color="auto"/>
                                        <w:left w:val="none" w:sz="0" w:space="0" w:color="auto"/>
                                        <w:bottom w:val="none" w:sz="0" w:space="0" w:color="auto"/>
                                        <w:right w:val="none" w:sz="0" w:space="0" w:color="auto"/>
                                      </w:divBdr>
                                      <w:divsChild>
                                        <w:div w:id="1508253063">
                                          <w:marLeft w:val="0"/>
                                          <w:marRight w:val="0"/>
                                          <w:marTop w:val="0"/>
                                          <w:marBottom w:val="0"/>
                                          <w:divBdr>
                                            <w:top w:val="none" w:sz="0" w:space="0" w:color="auto"/>
                                            <w:left w:val="none" w:sz="0" w:space="0" w:color="auto"/>
                                            <w:bottom w:val="none" w:sz="0" w:space="0" w:color="auto"/>
                                            <w:right w:val="none" w:sz="0" w:space="0" w:color="auto"/>
                                          </w:divBdr>
                                        </w:div>
                                        <w:div w:id="1333682000">
                                          <w:marLeft w:val="0"/>
                                          <w:marRight w:val="0"/>
                                          <w:marTop w:val="0"/>
                                          <w:marBottom w:val="0"/>
                                          <w:divBdr>
                                            <w:top w:val="none" w:sz="0" w:space="0" w:color="auto"/>
                                            <w:left w:val="none" w:sz="0" w:space="0" w:color="auto"/>
                                            <w:bottom w:val="none" w:sz="0" w:space="0" w:color="auto"/>
                                            <w:right w:val="none" w:sz="0" w:space="0" w:color="auto"/>
                                          </w:divBdr>
                                        </w:div>
                                        <w:div w:id="76160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5305578">
      <w:bodyDiv w:val="1"/>
      <w:marLeft w:val="0"/>
      <w:marRight w:val="0"/>
      <w:marTop w:val="0"/>
      <w:marBottom w:val="0"/>
      <w:divBdr>
        <w:top w:val="none" w:sz="0" w:space="0" w:color="auto"/>
        <w:left w:val="none" w:sz="0" w:space="0" w:color="auto"/>
        <w:bottom w:val="none" w:sz="0" w:space="0" w:color="auto"/>
        <w:right w:val="none" w:sz="0" w:space="0" w:color="auto"/>
      </w:divBdr>
    </w:div>
    <w:div w:id="1997301305">
      <w:bodyDiv w:val="1"/>
      <w:marLeft w:val="0"/>
      <w:marRight w:val="0"/>
      <w:marTop w:val="0"/>
      <w:marBottom w:val="0"/>
      <w:divBdr>
        <w:top w:val="none" w:sz="0" w:space="0" w:color="auto"/>
        <w:left w:val="none" w:sz="0" w:space="0" w:color="auto"/>
        <w:bottom w:val="none" w:sz="0" w:space="0" w:color="auto"/>
        <w:right w:val="none" w:sz="0" w:space="0" w:color="auto"/>
      </w:divBdr>
    </w:div>
    <w:div w:id="2013797888">
      <w:bodyDiv w:val="1"/>
      <w:marLeft w:val="0"/>
      <w:marRight w:val="0"/>
      <w:marTop w:val="0"/>
      <w:marBottom w:val="0"/>
      <w:divBdr>
        <w:top w:val="none" w:sz="0" w:space="0" w:color="auto"/>
        <w:left w:val="none" w:sz="0" w:space="0" w:color="auto"/>
        <w:bottom w:val="none" w:sz="0" w:space="0" w:color="auto"/>
        <w:right w:val="none" w:sz="0" w:space="0" w:color="auto"/>
      </w:divBdr>
      <w:divsChild>
        <w:div w:id="1142502133">
          <w:marLeft w:val="0"/>
          <w:marRight w:val="0"/>
          <w:marTop w:val="0"/>
          <w:marBottom w:val="0"/>
          <w:divBdr>
            <w:top w:val="none" w:sz="0" w:space="0" w:color="auto"/>
            <w:left w:val="none" w:sz="0" w:space="0" w:color="auto"/>
            <w:bottom w:val="none" w:sz="0" w:space="0" w:color="auto"/>
            <w:right w:val="none" w:sz="0" w:space="0" w:color="auto"/>
          </w:divBdr>
        </w:div>
      </w:divsChild>
    </w:div>
    <w:div w:id="2050376444">
      <w:bodyDiv w:val="1"/>
      <w:marLeft w:val="0"/>
      <w:marRight w:val="0"/>
      <w:marTop w:val="0"/>
      <w:marBottom w:val="0"/>
      <w:divBdr>
        <w:top w:val="none" w:sz="0" w:space="0" w:color="auto"/>
        <w:left w:val="none" w:sz="0" w:space="0" w:color="auto"/>
        <w:bottom w:val="none" w:sz="0" w:space="0" w:color="auto"/>
        <w:right w:val="none" w:sz="0" w:space="0" w:color="auto"/>
      </w:divBdr>
      <w:divsChild>
        <w:div w:id="529415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3142668">
      <w:bodyDiv w:val="1"/>
      <w:marLeft w:val="0"/>
      <w:marRight w:val="0"/>
      <w:marTop w:val="0"/>
      <w:marBottom w:val="0"/>
      <w:divBdr>
        <w:top w:val="none" w:sz="0" w:space="0" w:color="auto"/>
        <w:left w:val="none" w:sz="0" w:space="0" w:color="auto"/>
        <w:bottom w:val="none" w:sz="0" w:space="0" w:color="auto"/>
        <w:right w:val="none" w:sz="0" w:space="0" w:color="auto"/>
      </w:divBdr>
      <w:divsChild>
        <w:div w:id="117259297">
          <w:marLeft w:val="0"/>
          <w:marRight w:val="0"/>
          <w:marTop w:val="0"/>
          <w:marBottom w:val="0"/>
          <w:divBdr>
            <w:top w:val="none" w:sz="0" w:space="0" w:color="auto"/>
            <w:left w:val="none" w:sz="0" w:space="0" w:color="auto"/>
            <w:bottom w:val="single" w:sz="2" w:space="0" w:color="F0F0F0"/>
            <w:right w:val="none" w:sz="0" w:space="0" w:color="auto"/>
          </w:divBdr>
        </w:div>
        <w:div w:id="1322465290">
          <w:marLeft w:val="0"/>
          <w:marRight w:val="0"/>
          <w:marTop w:val="0"/>
          <w:marBottom w:val="0"/>
          <w:divBdr>
            <w:top w:val="none" w:sz="0" w:space="0" w:color="auto"/>
            <w:left w:val="none" w:sz="0" w:space="0" w:color="auto"/>
            <w:bottom w:val="none" w:sz="0" w:space="0" w:color="auto"/>
            <w:right w:val="none" w:sz="0" w:space="0" w:color="auto"/>
          </w:divBdr>
          <w:divsChild>
            <w:div w:id="1031615447">
              <w:marLeft w:val="0"/>
              <w:marRight w:val="0"/>
              <w:marTop w:val="0"/>
              <w:marBottom w:val="0"/>
              <w:divBdr>
                <w:top w:val="none" w:sz="0" w:space="0" w:color="auto"/>
                <w:left w:val="none" w:sz="0" w:space="0" w:color="auto"/>
                <w:bottom w:val="none" w:sz="0" w:space="0" w:color="auto"/>
                <w:right w:val="none" w:sz="0" w:space="0" w:color="auto"/>
              </w:divBdr>
            </w:div>
            <w:div w:id="1703744555">
              <w:marLeft w:val="0"/>
              <w:marRight w:val="0"/>
              <w:marTop w:val="0"/>
              <w:marBottom w:val="0"/>
              <w:divBdr>
                <w:top w:val="none" w:sz="0" w:space="0" w:color="auto"/>
                <w:left w:val="none" w:sz="0" w:space="0" w:color="auto"/>
                <w:bottom w:val="none" w:sz="0" w:space="0" w:color="auto"/>
                <w:right w:val="none" w:sz="0" w:space="0" w:color="auto"/>
              </w:divBdr>
            </w:div>
            <w:div w:id="1750155067">
              <w:marLeft w:val="0"/>
              <w:marRight w:val="0"/>
              <w:marTop w:val="0"/>
              <w:marBottom w:val="0"/>
              <w:divBdr>
                <w:top w:val="none" w:sz="0" w:space="0" w:color="auto"/>
                <w:left w:val="none" w:sz="0" w:space="0" w:color="auto"/>
                <w:bottom w:val="none" w:sz="0" w:space="0" w:color="auto"/>
                <w:right w:val="none" w:sz="0" w:space="0" w:color="auto"/>
              </w:divBdr>
            </w:div>
          </w:divsChild>
        </w:div>
        <w:div w:id="1840459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4704FCA-7CF6-43E5-854F-7D9B0E178084}">
  <we:reference id="wa200005502" version="1.0.0.11" store="zh-TW" storeType="OMEX"/>
  <we:alternateReferences>
    <we:reference id="wa200005502" version="1.0.0.11" store="wa200005502"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4114CBB-C68E-44CC-AADB-3CE9AE5BA5E6}">
  <we:reference id="wa200005826" version="1.8.0.0" store="zh-TW" storeType="OMEX"/>
  <we:alternateReferences>
    <we:reference id="wa200005826" version="1.8.0.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FA674-2F81-4262-8B06-CF14A2407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44</Pages>
  <Words>8304</Words>
  <Characters>47337</Characters>
  <Application>Microsoft Office Word</Application>
  <DocSecurity>0</DocSecurity>
  <Lines>394</Lines>
  <Paragraphs>111</Paragraphs>
  <ScaleCrop>false</ScaleCrop>
  <Company/>
  <LinksUpToDate>false</LinksUpToDate>
  <CharactersWithSpaces>55530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FNU LNU</cp:lastModifiedBy>
  <cp:revision>661</cp:revision>
  <dcterms:created xsi:type="dcterms:W3CDTF">2024-10-19T19:23:00Z</dcterms:created>
  <dcterms:modified xsi:type="dcterms:W3CDTF">2024-10-28T14:41:00Z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2024-10-18T04:49:47Z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a88b6cc9-f87e-4e30-9f46-ed292a1647a5</vt:lpwstr>
  </property>
  <property fmtid="{D5CDD505-2E9C-101B-9397-08002B2CF9AE}" pid="7" name="MSIP_Label_defa4170-0d19-0005-0004-bc88714345d2_ActionId">
    <vt:lpwstr>c1252b7e-0640-4f08-8f64-28f27ad01bb4</vt:lpwstr>
  </property>
  <property fmtid="{D5CDD505-2E9C-101B-9397-08002B2CF9AE}" pid="8" name="MSIP_Label_defa4170-0d19-0005-0004-bc88714345d2_ContentBits">
    <vt:lpwstr>0</vt:lpwstr>
  </property>
</Properties>
</file>